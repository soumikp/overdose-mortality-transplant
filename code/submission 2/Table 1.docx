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52234" w14:textId="32760C02" w:rsidR="005725B9" w:rsidRPr="009F3D77" w:rsidRDefault="005725B9">
      <w:pPr>
        <w:spacing w:after="0" w:line="240" w:lineRule="auto"/>
        <w:rPr>
          <w:rFonts w:ascii="Arial" w:hAnsi="Arial" w:cs="Arial"/>
          <w:b/>
          <w:bCs/>
        </w:rPr>
        <w:pPrChange w:id="0" w:author="Soumik Purkayastha" w:date="2026-01-31T07:50:00Z" w16du:dateUtc="2026-01-31T12:50:00Z">
          <w:pPr/>
        </w:pPrChange>
      </w:pPr>
      <w:commentRangeStart w:id="1"/>
      <w:r w:rsidRPr="009F3D77">
        <w:rPr>
          <w:rFonts w:ascii="Arial" w:hAnsi="Arial" w:cs="Arial"/>
          <w:b/>
          <w:bCs/>
        </w:rPr>
        <w:t>Table 1: Deceased donor</w:t>
      </w:r>
      <w:r w:rsidR="002938A4" w:rsidRPr="009F3D77">
        <w:rPr>
          <w:rFonts w:ascii="Arial" w:hAnsi="Arial" w:cs="Arial"/>
          <w:b/>
          <w:bCs/>
        </w:rPr>
        <w:t>s</w:t>
      </w:r>
      <w:r w:rsidR="00647DA6" w:rsidRPr="009F3D77">
        <w:rPr>
          <w:rStyle w:val="FootnoteReference"/>
          <w:rFonts w:ascii="Arial" w:hAnsi="Arial" w:cs="Arial"/>
          <w:b/>
          <w:bCs/>
        </w:rPr>
        <w:footnoteReference w:id="2"/>
      </w:r>
      <w:r w:rsidR="0031210F" w:rsidRPr="009F3D77">
        <w:rPr>
          <w:rFonts w:ascii="Arial" w:hAnsi="Arial" w:cs="Arial"/>
          <w:b/>
          <w:bCs/>
        </w:rPr>
        <w:t xml:space="preserve">, </w:t>
      </w:r>
      <w:r w:rsidR="000F1864" w:rsidRPr="009F3D77">
        <w:rPr>
          <w:rFonts w:ascii="Arial" w:hAnsi="Arial" w:cs="Arial"/>
          <w:b/>
          <w:bCs/>
        </w:rPr>
        <w:t xml:space="preserve">associated with kidney transplants, </w:t>
      </w:r>
      <w:r w:rsidRPr="009F3D77">
        <w:rPr>
          <w:rFonts w:ascii="Arial" w:hAnsi="Arial" w:cs="Arial"/>
          <w:b/>
          <w:bCs/>
        </w:rPr>
        <w:t>stratified by donor mechanism of death</w:t>
      </w:r>
      <w:r w:rsidR="002938A4" w:rsidRPr="009F3D77">
        <w:rPr>
          <w:rFonts w:ascii="Arial" w:hAnsi="Arial" w:cs="Arial"/>
          <w:b/>
          <w:bCs/>
        </w:rPr>
        <w:t xml:space="preserve"> (2015-2024)</w:t>
      </w:r>
      <w:commentRangeEnd w:id="1"/>
      <w:r w:rsidR="00FB71FC">
        <w:rPr>
          <w:rStyle w:val="CommentReference"/>
        </w:rPr>
        <w:commentReference w:id="1"/>
      </w:r>
    </w:p>
    <w:tbl>
      <w:tblPr>
        <w:tblW w:w="13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2" w:author="Soumik Purkayastha" w:date="2026-01-31T07:54:00Z" w16du:dateUtc="2026-01-31T12:54:00Z">
          <w:tblPr>
            <w:tblW w:w="1313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425"/>
        <w:gridCol w:w="1529"/>
        <w:gridCol w:w="1530"/>
        <w:gridCol w:w="1529"/>
        <w:gridCol w:w="1530"/>
        <w:gridCol w:w="1529"/>
        <w:gridCol w:w="1530"/>
        <w:gridCol w:w="1530"/>
        <w:tblGridChange w:id="3">
          <w:tblGrid>
            <w:gridCol w:w="2425"/>
            <w:gridCol w:w="1141"/>
            <w:gridCol w:w="388"/>
            <w:gridCol w:w="1206"/>
            <w:gridCol w:w="324"/>
            <w:gridCol w:w="1270"/>
            <w:gridCol w:w="259"/>
            <w:gridCol w:w="1336"/>
            <w:gridCol w:w="194"/>
            <w:gridCol w:w="1400"/>
            <w:gridCol w:w="129"/>
            <w:gridCol w:w="1465"/>
            <w:gridCol w:w="65"/>
            <w:gridCol w:w="1530"/>
          </w:tblGrid>
        </w:tblGridChange>
      </w:tblGrid>
      <w:tr w:rsidR="009F3D77" w:rsidRPr="009F3D77" w14:paraId="28C0E5C8" w14:textId="77777777" w:rsidTr="009F3D77">
        <w:trPr>
          <w:trHeight w:val="315"/>
          <w:trPrChange w:id="4" w:author="Soumik Purkayastha" w:date="2026-01-31T07:54:00Z" w16du:dateUtc="2026-01-31T12:54:00Z">
            <w:trPr>
              <w:trHeight w:val="315"/>
            </w:trPr>
          </w:trPrChange>
        </w:trPr>
        <w:tc>
          <w:tcPr>
            <w:tcW w:w="2425" w:type="dxa"/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  <w:tcPrChange w:id="5" w:author="Soumik Purkayastha" w:date="2026-01-31T07:54:00Z" w16du:dateUtc="2026-01-31T12:54:00Z">
              <w:tcPr>
                <w:tcW w:w="2425" w:type="dxa"/>
                <w:shd w:val="clear" w:color="auto" w:fill="356854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  <w:hideMark/>
              </w:tcPr>
            </w:tcPrChange>
          </w:tcPr>
          <w:p w14:paraId="445E29D0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  <w:pPrChange w:id="6" w:author="Soumik Purkayastha" w:date="2026-01-31T07:54:00Z" w16du:dateUtc="2026-01-31T12:54:00Z">
                <w:pPr/>
              </w:pPrChange>
            </w:pPr>
          </w:p>
        </w:tc>
        <w:tc>
          <w:tcPr>
            <w:tcW w:w="1529" w:type="dxa"/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  <w:tcPrChange w:id="7" w:author="Soumik Purkayastha" w:date="2026-01-31T07:54:00Z" w16du:dateUtc="2026-01-31T12:54:00Z">
              <w:tcPr>
                <w:tcW w:w="1529" w:type="dxa"/>
                <w:gridSpan w:val="2"/>
                <w:shd w:val="clear" w:color="auto" w:fill="356854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  <w:hideMark/>
              </w:tcPr>
            </w:tcPrChange>
          </w:tcPr>
          <w:p w14:paraId="6B76F33E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  <w:rPrChange w:id="8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pPrChange w:id="9" w:author="Soumik Purkayastha" w:date="2026-01-31T07:54:00Z" w16du:dateUtc="2026-01-31T12:54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FFFFFF"/>
                <w:rPrChange w:id="10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t>Overall</w:t>
            </w:r>
          </w:p>
        </w:tc>
        <w:tc>
          <w:tcPr>
            <w:tcW w:w="1530" w:type="dxa"/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  <w:tcPrChange w:id="11" w:author="Soumik Purkayastha" w:date="2026-01-31T07:54:00Z" w16du:dateUtc="2026-01-31T12:54:00Z">
              <w:tcPr>
                <w:tcW w:w="1530" w:type="dxa"/>
                <w:gridSpan w:val="2"/>
                <w:shd w:val="clear" w:color="auto" w:fill="356854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  <w:hideMark/>
              </w:tcPr>
            </w:tcPrChange>
          </w:tcPr>
          <w:p w14:paraId="4D5E73D4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  <w:rPrChange w:id="12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pPrChange w:id="13" w:author="Soumik Purkayastha" w:date="2026-01-31T07:54:00Z" w16du:dateUtc="2026-01-31T12:54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FFFFFF"/>
                <w:rPrChange w:id="14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t>Drug overdose</w:t>
            </w:r>
          </w:p>
        </w:tc>
        <w:tc>
          <w:tcPr>
            <w:tcW w:w="1529" w:type="dxa"/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  <w:tcPrChange w:id="15" w:author="Soumik Purkayastha" w:date="2026-01-31T07:54:00Z" w16du:dateUtc="2026-01-31T12:54:00Z">
              <w:tcPr>
                <w:tcW w:w="1529" w:type="dxa"/>
                <w:gridSpan w:val="2"/>
                <w:shd w:val="clear" w:color="auto" w:fill="356854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  <w:hideMark/>
              </w:tcPr>
            </w:tcPrChange>
          </w:tcPr>
          <w:p w14:paraId="3B8E71D8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  <w:rPrChange w:id="16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pPrChange w:id="17" w:author="Soumik Purkayastha" w:date="2026-01-31T07:54:00Z" w16du:dateUtc="2026-01-31T12:54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FFFFFF"/>
                <w:rPrChange w:id="18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t>ICH/Stroke</w:t>
            </w:r>
          </w:p>
        </w:tc>
        <w:tc>
          <w:tcPr>
            <w:tcW w:w="1530" w:type="dxa"/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  <w:tcPrChange w:id="19" w:author="Soumik Purkayastha" w:date="2026-01-31T07:54:00Z" w16du:dateUtc="2026-01-31T12:54:00Z">
              <w:tcPr>
                <w:tcW w:w="1530" w:type="dxa"/>
                <w:gridSpan w:val="2"/>
                <w:shd w:val="clear" w:color="auto" w:fill="356854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  <w:hideMark/>
              </w:tcPr>
            </w:tcPrChange>
          </w:tcPr>
          <w:p w14:paraId="62B23F89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  <w:rPrChange w:id="20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pPrChange w:id="21" w:author="Soumik Purkayastha" w:date="2026-01-31T07:54:00Z" w16du:dateUtc="2026-01-31T12:54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FFFFFF"/>
                <w:rPrChange w:id="22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t>Blunt injury</w:t>
            </w:r>
          </w:p>
        </w:tc>
        <w:tc>
          <w:tcPr>
            <w:tcW w:w="1529" w:type="dxa"/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  <w:tcPrChange w:id="23" w:author="Soumik Purkayastha" w:date="2026-01-31T07:54:00Z" w16du:dateUtc="2026-01-31T12:54:00Z">
              <w:tcPr>
                <w:tcW w:w="1529" w:type="dxa"/>
                <w:gridSpan w:val="2"/>
                <w:shd w:val="clear" w:color="auto" w:fill="356854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  <w:hideMark/>
              </w:tcPr>
            </w:tcPrChange>
          </w:tcPr>
          <w:p w14:paraId="6B3C6354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  <w:rPrChange w:id="24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pPrChange w:id="25" w:author="Soumik Purkayastha" w:date="2026-01-31T07:54:00Z" w16du:dateUtc="2026-01-31T12:54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FFFFFF"/>
                <w:rPrChange w:id="26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t>Cardiovascular</w:t>
            </w:r>
          </w:p>
        </w:tc>
        <w:tc>
          <w:tcPr>
            <w:tcW w:w="1530" w:type="dxa"/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  <w:tcPrChange w:id="27" w:author="Soumik Purkayastha" w:date="2026-01-31T07:54:00Z" w16du:dateUtc="2026-01-31T12:54:00Z">
              <w:tcPr>
                <w:tcW w:w="1530" w:type="dxa"/>
                <w:gridSpan w:val="2"/>
                <w:shd w:val="clear" w:color="auto" w:fill="356854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  <w:hideMark/>
              </w:tcPr>
            </w:tcPrChange>
          </w:tcPr>
          <w:p w14:paraId="06BB7153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  <w:rPrChange w:id="28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pPrChange w:id="29" w:author="Soumik Purkayastha" w:date="2026-01-31T07:54:00Z" w16du:dateUtc="2026-01-31T12:54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FFFFFF"/>
                <w:rPrChange w:id="30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t>Gunshot wound</w:t>
            </w:r>
          </w:p>
        </w:tc>
        <w:tc>
          <w:tcPr>
            <w:tcW w:w="1530" w:type="dxa"/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  <w:tcPrChange w:id="31" w:author="Soumik Purkayastha" w:date="2026-01-31T07:54:00Z" w16du:dateUtc="2026-01-31T12:54:00Z">
              <w:tcPr>
                <w:tcW w:w="1530" w:type="dxa"/>
                <w:shd w:val="clear" w:color="auto" w:fill="356854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  <w:hideMark/>
              </w:tcPr>
            </w:tcPrChange>
          </w:tcPr>
          <w:p w14:paraId="5FF72E87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  <w:rPrChange w:id="32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pPrChange w:id="33" w:author="Soumik Purkayastha" w:date="2026-01-31T07:54:00Z" w16du:dateUtc="2026-01-31T12:54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FFFFFF"/>
                <w:rPrChange w:id="34" w:author="Soumik Purkayastha" w:date="2026-01-31T07:54:00Z" w16du:dateUtc="2026-01-31T12:54:00Z">
                  <w:rPr>
                    <w:rFonts w:ascii="Arial" w:hAnsi="Arial" w:cs="Arial"/>
                    <w:b/>
                    <w:bCs/>
                    <w:color w:val="FFFFFF"/>
                  </w:rPr>
                </w:rPrChange>
              </w:rPr>
              <w:t>Others</w:t>
            </w:r>
          </w:p>
        </w:tc>
      </w:tr>
      <w:tr w:rsidR="009F3D77" w:rsidRPr="009F3D77" w14:paraId="7A13ABE6" w14:textId="77777777" w:rsidTr="009F3D77">
        <w:trPr>
          <w:trHeight w:val="315"/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7CD8BD" w14:textId="77777777" w:rsidR="005725B9" w:rsidRPr="009F3D77" w:rsidRDefault="005725B9">
            <w:pPr>
              <w:spacing w:after="0" w:line="240" w:lineRule="auto"/>
              <w:rPr>
                <w:rFonts w:ascii="Arial" w:hAnsi="Arial" w:cs="Arial"/>
              </w:rPr>
              <w:pPrChange w:id="35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N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D9394E9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6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95870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1C4AF13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7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15554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7D2C1E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8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21394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A1247EE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9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19026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A5E1E72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40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16820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C2E2F8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41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8245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A89F89E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42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14830</w:t>
            </w:r>
          </w:p>
        </w:tc>
      </w:tr>
      <w:tr w:rsidR="009F3D77" w:rsidRPr="009F3D77" w14:paraId="32236C55" w14:textId="77777777" w:rsidTr="009F3D77">
        <w:trPr>
          <w:trHeight w:val="315"/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DB3E01" w14:textId="77777777" w:rsidR="009F3D77" w:rsidRPr="009F3D77" w:rsidRDefault="00647DA6" w:rsidP="00826465">
            <w:pPr>
              <w:spacing w:after="0" w:line="240" w:lineRule="auto"/>
              <w:rPr>
                <w:ins w:id="43" w:author="Soumik Purkayastha" w:date="2026-01-31T07:54:00Z" w16du:dateUtc="2026-01-31T12:54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>Age</w:t>
            </w:r>
            <w:r w:rsidR="0031210F" w:rsidRPr="009F3D77">
              <w:rPr>
                <w:rFonts w:ascii="Arial" w:hAnsi="Arial" w:cs="Arial"/>
              </w:rPr>
              <w:t xml:space="preserve"> (years)</w:t>
            </w:r>
            <w:r w:rsidRPr="009F3D77">
              <w:rPr>
                <w:rFonts w:ascii="Arial" w:hAnsi="Arial" w:cs="Arial"/>
              </w:rPr>
              <w:t xml:space="preserve"> </w:t>
            </w:r>
          </w:p>
          <w:p w14:paraId="2F5129B1" w14:textId="2B5A0E16" w:rsidR="005725B9" w:rsidRPr="009F3D77" w:rsidRDefault="00647DA6">
            <w:pPr>
              <w:spacing w:after="0" w:line="240" w:lineRule="auto"/>
              <w:rPr>
                <w:rFonts w:ascii="Arial" w:hAnsi="Arial" w:cs="Arial"/>
              </w:rPr>
              <w:pPrChange w:id="44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[</w:t>
            </w:r>
            <w:r w:rsidR="005725B9" w:rsidRPr="009F3D77">
              <w:rPr>
                <w:rFonts w:ascii="Arial" w:hAnsi="Arial" w:cs="Arial"/>
              </w:rPr>
              <w:t>Median (IQR)</w:t>
            </w:r>
            <w:r w:rsidRPr="009F3D77">
              <w:rPr>
                <w:rFonts w:ascii="Arial" w:hAnsi="Arial" w:cs="Arial"/>
              </w:rPr>
              <w:t>]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1B4FE6" w14:textId="77777777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45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39</w:t>
            </w:r>
          </w:p>
          <w:p w14:paraId="57B94942" w14:textId="72318EE3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46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(27-51)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6DA0B14" w14:textId="724381B7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47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34</w:t>
            </w:r>
          </w:p>
          <w:p w14:paraId="7A3C60A2" w14:textId="70D502D1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48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(28-42)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BC48530" w14:textId="22D42EDC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49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50</w:t>
            </w:r>
          </w:p>
          <w:p w14:paraId="79542A1F" w14:textId="65E7E18B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0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(41-58)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65A05AC" w14:textId="77777777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1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33</w:t>
            </w:r>
          </w:p>
          <w:p w14:paraId="2CE0F075" w14:textId="41167E9F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2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(22-48)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61C849" w14:textId="1704654B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3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45</w:t>
            </w:r>
          </w:p>
          <w:p w14:paraId="4C758275" w14:textId="76989A3B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4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(34-55)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25A2B2" w14:textId="1EAEA552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5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27</w:t>
            </w:r>
          </w:p>
          <w:p w14:paraId="531AA70F" w14:textId="5D4D864A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6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(20-37)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927AD56" w14:textId="77777777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7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34</w:t>
            </w:r>
          </w:p>
          <w:p w14:paraId="4087BB26" w14:textId="2D0901AC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58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(21-47)</w:t>
            </w:r>
          </w:p>
        </w:tc>
      </w:tr>
      <w:tr w:rsidR="009F3D77" w:rsidRPr="009F3D77" w14:paraId="5A00B322" w14:textId="77777777" w:rsidTr="009F3D77">
        <w:trPr>
          <w:trHeight w:val="315"/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4AFE720" w14:textId="3B5924E9" w:rsidR="005725B9" w:rsidRPr="009F3D77" w:rsidRDefault="005725B9">
            <w:pPr>
              <w:spacing w:after="0" w:line="240" w:lineRule="auto"/>
              <w:rPr>
                <w:rFonts w:ascii="Arial" w:hAnsi="Arial" w:cs="Arial"/>
              </w:rPr>
              <w:pPrChange w:id="59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Female</w:t>
            </w:r>
            <w:r w:rsidR="00647DA6" w:rsidRPr="009F3D77">
              <w:rPr>
                <w:rFonts w:ascii="Arial" w:hAnsi="Arial" w:cs="Arial"/>
              </w:rPr>
              <w:t>s</w:t>
            </w:r>
            <w:ins w:id="60" w:author="Soumik Purkayastha" w:date="2026-01-31T07:52:00Z" w16du:dateUtc="2026-01-31T12:52:00Z">
              <w:r w:rsidR="009F3D77" w:rsidRPr="009F3D77">
                <w:rPr>
                  <w:rFonts w:ascii="Arial" w:hAnsi="Arial" w:cs="Arial"/>
                </w:rPr>
                <w:br/>
                <w:t>[N (%)]</w:t>
              </w:r>
            </w:ins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4285D3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61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35748 (37.3)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998750" w14:textId="77777777" w:rsidR="00826465" w:rsidRPr="009F3D77" w:rsidRDefault="005725B9" w:rsidP="00826465">
            <w:pPr>
              <w:spacing w:after="0" w:line="240" w:lineRule="auto"/>
              <w:jc w:val="center"/>
              <w:rPr>
                <w:ins w:id="62" w:author="Soumik Purkayastha" w:date="2026-01-31T07:51:00Z" w16du:dateUtc="2026-01-31T12:51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 xml:space="preserve">5986 </w:t>
            </w:r>
          </w:p>
          <w:p w14:paraId="0214C945" w14:textId="60DF38F9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63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(38.5)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27A18D5" w14:textId="7777777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64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10454 (48.9)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F8A72B5" w14:textId="77777777" w:rsidR="00FB71FC" w:rsidRDefault="005725B9" w:rsidP="00826465">
            <w:pPr>
              <w:spacing w:after="0" w:line="240" w:lineRule="auto"/>
              <w:jc w:val="center"/>
              <w:rPr>
                <w:ins w:id="65" w:author="Soumik Purkayastha" w:date="2026-01-31T07:56:00Z" w16du:dateUtc="2026-01-31T12:56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 xml:space="preserve">4948 </w:t>
            </w:r>
          </w:p>
          <w:p w14:paraId="51178922" w14:textId="7AC12A8E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66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(26.0)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B0F3EFD" w14:textId="77777777" w:rsidR="00826465" w:rsidRPr="009F3D77" w:rsidRDefault="005725B9" w:rsidP="00826465">
            <w:pPr>
              <w:spacing w:after="0" w:line="240" w:lineRule="auto"/>
              <w:jc w:val="center"/>
              <w:rPr>
                <w:ins w:id="67" w:author="Soumik Purkayastha" w:date="2026-01-31T07:51:00Z" w16du:dateUtc="2026-01-31T12:51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 xml:space="preserve">7194 </w:t>
            </w:r>
            <w:r w:rsidR="00DE5F99" w:rsidRPr="009F3D77">
              <w:rPr>
                <w:rFonts w:ascii="Arial" w:hAnsi="Arial" w:cs="Arial"/>
              </w:rPr>
              <w:t xml:space="preserve">     </w:t>
            </w:r>
          </w:p>
          <w:p w14:paraId="0EF4C162" w14:textId="57C3BBFA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68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(42.8)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F560F16" w14:textId="77777777" w:rsidR="00826465" w:rsidRPr="009F3D77" w:rsidRDefault="005725B9" w:rsidP="00826465">
            <w:pPr>
              <w:spacing w:after="0" w:line="240" w:lineRule="auto"/>
              <w:jc w:val="center"/>
              <w:rPr>
                <w:ins w:id="69" w:author="Soumik Purkayastha" w:date="2026-01-31T07:51:00Z" w16du:dateUtc="2026-01-31T12:51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 xml:space="preserve">1231 </w:t>
            </w:r>
          </w:p>
          <w:p w14:paraId="5EAB92E2" w14:textId="24800BEB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70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(14.9)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AF7598" w14:textId="77777777" w:rsidR="00FB71FC" w:rsidRDefault="005725B9" w:rsidP="00826465">
            <w:pPr>
              <w:spacing w:after="0" w:line="240" w:lineRule="auto"/>
              <w:jc w:val="center"/>
              <w:rPr>
                <w:ins w:id="71" w:author="Soumik Purkayastha" w:date="2026-01-31T07:56:00Z" w16du:dateUtc="2026-01-31T12:56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 xml:space="preserve">5934 </w:t>
            </w:r>
          </w:p>
          <w:p w14:paraId="772ED079" w14:textId="6ED86BE0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72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(40.0)</w:t>
            </w:r>
          </w:p>
        </w:tc>
      </w:tr>
      <w:tr w:rsidR="009F3D77" w:rsidRPr="009F3D77" w:rsidDel="009F3D77" w14:paraId="331CFB42" w14:textId="77777777" w:rsidTr="009F3D77">
        <w:trPr>
          <w:trHeight w:val="315"/>
          <w:del w:id="73" w:author="Soumik Purkayastha" w:date="2026-01-31T07:53:00Z"/>
          <w:trPrChange w:id="74" w:author="Soumik Purkayastha" w:date="2026-01-31T07:54:00Z" w16du:dateUtc="2026-01-31T12:54:00Z">
            <w:trPr>
              <w:trHeight w:val="315"/>
            </w:trPr>
          </w:trPrChange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75" w:author="Soumik Purkayastha" w:date="2026-01-31T07:54:00Z" w16du:dateUtc="2026-01-31T12:54:00Z">
              <w:tcPr>
                <w:tcW w:w="2425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7E4FEE2" w14:textId="1A903449" w:rsidR="005725B9" w:rsidRPr="009F3D77" w:rsidDel="009F3D77" w:rsidRDefault="005725B9">
            <w:pPr>
              <w:spacing w:after="0" w:line="240" w:lineRule="auto"/>
              <w:rPr>
                <w:del w:id="76" w:author="Soumik Purkayastha" w:date="2026-01-31T07:53:00Z" w16du:dateUtc="2026-01-31T12:53:00Z"/>
                <w:rFonts w:ascii="Arial" w:hAnsi="Arial" w:cs="Arial"/>
              </w:rPr>
              <w:pPrChange w:id="77" w:author="Soumik Purkayastha" w:date="2026-01-31T07:51:00Z" w16du:dateUtc="2026-01-31T12:51:00Z">
                <w:pPr>
                  <w:jc w:val="center"/>
                </w:pPr>
              </w:pPrChange>
            </w:pPr>
            <w:del w:id="78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Diabetes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79" w:author="Soumik Purkayastha" w:date="2026-01-31T07:54:00Z" w16du:dateUtc="2026-01-31T12:54:00Z">
              <w:tcPr>
                <w:tcW w:w="1141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71314A5" w14:textId="29328CB8" w:rsidR="005725B9" w:rsidRPr="009F3D77" w:rsidDel="009F3D77" w:rsidRDefault="005725B9">
            <w:pPr>
              <w:spacing w:after="0" w:line="240" w:lineRule="auto"/>
              <w:jc w:val="center"/>
              <w:rPr>
                <w:del w:id="80" w:author="Soumik Purkayastha" w:date="2026-01-31T07:53:00Z" w16du:dateUtc="2026-01-31T12:53:00Z"/>
                <w:rFonts w:ascii="Arial" w:hAnsi="Arial" w:cs="Arial"/>
              </w:rPr>
              <w:pPrChange w:id="81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82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120BD10A" w14:textId="134D2B2A" w:rsidR="005725B9" w:rsidRPr="009F3D77" w:rsidDel="009F3D77" w:rsidRDefault="005725B9">
            <w:pPr>
              <w:spacing w:after="0" w:line="240" w:lineRule="auto"/>
              <w:jc w:val="center"/>
              <w:rPr>
                <w:del w:id="83" w:author="Soumik Purkayastha" w:date="2026-01-31T07:53:00Z" w16du:dateUtc="2026-01-31T12:53:00Z"/>
                <w:rFonts w:ascii="Arial" w:hAnsi="Arial" w:cs="Arial"/>
              </w:rPr>
              <w:pPrChange w:id="84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85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A5F30F7" w14:textId="127DA634" w:rsidR="005725B9" w:rsidRPr="009F3D77" w:rsidDel="009F3D77" w:rsidRDefault="005725B9">
            <w:pPr>
              <w:spacing w:after="0" w:line="240" w:lineRule="auto"/>
              <w:jc w:val="center"/>
              <w:rPr>
                <w:del w:id="86" w:author="Soumik Purkayastha" w:date="2026-01-31T07:53:00Z" w16du:dateUtc="2026-01-31T12:53:00Z"/>
                <w:rFonts w:ascii="Arial" w:hAnsi="Arial" w:cs="Arial"/>
              </w:rPr>
              <w:pPrChange w:id="87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88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0E666BE" w14:textId="795DD85A" w:rsidR="005725B9" w:rsidRPr="009F3D77" w:rsidDel="009F3D77" w:rsidRDefault="005725B9">
            <w:pPr>
              <w:spacing w:after="0" w:line="240" w:lineRule="auto"/>
              <w:jc w:val="center"/>
              <w:rPr>
                <w:del w:id="89" w:author="Soumik Purkayastha" w:date="2026-01-31T07:53:00Z" w16du:dateUtc="2026-01-31T12:53:00Z"/>
                <w:rFonts w:ascii="Arial" w:hAnsi="Arial" w:cs="Arial"/>
              </w:rPr>
              <w:pPrChange w:id="90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91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02008043" w14:textId="2041EF21" w:rsidR="005725B9" w:rsidRPr="009F3D77" w:rsidDel="009F3D77" w:rsidRDefault="005725B9">
            <w:pPr>
              <w:spacing w:after="0" w:line="240" w:lineRule="auto"/>
              <w:jc w:val="center"/>
              <w:rPr>
                <w:del w:id="92" w:author="Soumik Purkayastha" w:date="2026-01-31T07:53:00Z" w16du:dateUtc="2026-01-31T12:53:00Z"/>
                <w:rFonts w:ascii="Arial" w:hAnsi="Arial" w:cs="Arial"/>
              </w:rPr>
              <w:pPrChange w:id="93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94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84539C4" w14:textId="1C7F9730" w:rsidR="005725B9" w:rsidRPr="009F3D77" w:rsidDel="009F3D77" w:rsidRDefault="005725B9">
            <w:pPr>
              <w:spacing w:after="0" w:line="240" w:lineRule="auto"/>
              <w:jc w:val="center"/>
              <w:rPr>
                <w:del w:id="95" w:author="Soumik Purkayastha" w:date="2026-01-31T07:53:00Z" w16du:dateUtc="2026-01-31T12:53:00Z"/>
                <w:rFonts w:ascii="Arial" w:hAnsi="Arial" w:cs="Arial"/>
              </w:rPr>
              <w:pPrChange w:id="96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97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42C61395" w14:textId="65D7C9E0" w:rsidR="005725B9" w:rsidRPr="009F3D77" w:rsidDel="009F3D77" w:rsidRDefault="005725B9">
            <w:pPr>
              <w:spacing w:after="0" w:line="240" w:lineRule="auto"/>
              <w:jc w:val="center"/>
              <w:rPr>
                <w:del w:id="98" w:author="Soumik Purkayastha" w:date="2026-01-31T07:53:00Z" w16du:dateUtc="2026-01-31T12:53:00Z"/>
                <w:rFonts w:ascii="Arial" w:hAnsi="Arial" w:cs="Arial"/>
              </w:rPr>
              <w:pPrChange w:id="99" w:author="Soumik Purkayastha" w:date="2026-01-31T07:51:00Z" w16du:dateUtc="2026-01-31T12:51:00Z">
                <w:pPr>
                  <w:jc w:val="center"/>
                </w:pPr>
              </w:pPrChange>
            </w:pPr>
          </w:p>
        </w:tc>
      </w:tr>
      <w:tr w:rsidR="009F3D77" w:rsidRPr="009F3D77" w:rsidDel="009F3D77" w14:paraId="00381B7F" w14:textId="77777777" w:rsidTr="009F3D77">
        <w:trPr>
          <w:trHeight w:val="315"/>
          <w:del w:id="100" w:author="Soumik Purkayastha" w:date="2026-01-31T07:52:00Z"/>
          <w:trPrChange w:id="101" w:author="Soumik Purkayastha" w:date="2026-01-31T07:54:00Z" w16du:dateUtc="2026-01-31T12:54:00Z">
            <w:trPr>
              <w:trHeight w:val="315"/>
            </w:trPr>
          </w:trPrChange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02" w:author="Soumik Purkayastha" w:date="2026-01-31T07:54:00Z" w16du:dateUtc="2026-01-31T12:54:00Z">
              <w:tcPr>
                <w:tcW w:w="2425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086F4609" w14:textId="25598665" w:rsidR="005725B9" w:rsidRPr="009F3D77" w:rsidDel="009F3D77" w:rsidRDefault="005725B9">
            <w:pPr>
              <w:spacing w:after="0" w:line="240" w:lineRule="auto"/>
              <w:rPr>
                <w:del w:id="103" w:author="Soumik Purkayastha" w:date="2026-01-31T07:52:00Z" w16du:dateUtc="2026-01-31T12:52:00Z"/>
                <w:rFonts w:ascii="Arial" w:hAnsi="Arial" w:cs="Arial"/>
              </w:rPr>
              <w:pPrChange w:id="104" w:author="Soumik Purkayastha" w:date="2026-01-31T07:51:00Z" w16du:dateUtc="2026-01-31T12:51:00Z">
                <w:pPr>
                  <w:jc w:val="center"/>
                </w:pPr>
              </w:pPrChange>
            </w:pPr>
            <w:del w:id="105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Nonmissing total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06" w:author="Soumik Purkayastha" w:date="2026-01-31T07:54:00Z" w16du:dateUtc="2026-01-31T12:54:00Z">
              <w:tcPr>
                <w:tcW w:w="1141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2FDE6BD6" w14:textId="00E35578" w:rsidR="005725B9" w:rsidRPr="009F3D77" w:rsidDel="009F3D77" w:rsidRDefault="005725B9">
            <w:pPr>
              <w:spacing w:after="0" w:line="240" w:lineRule="auto"/>
              <w:jc w:val="center"/>
              <w:rPr>
                <w:del w:id="107" w:author="Soumik Purkayastha" w:date="2026-01-31T07:52:00Z" w16du:dateUtc="2026-01-31T12:52:00Z"/>
                <w:rFonts w:ascii="Arial" w:hAnsi="Arial" w:cs="Arial"/>
              </w:rPr>
              <w:pPrChange w:id="108" w:author="Soumik Purkayastha" w:date="2026-01-31T07:51:00Z" w16du:dateUtc="2026-01-31T12:51:00Z">
                <w:pPr>
                  <w:jc w:val="center"/>
                </w:pPr>
              </w:pPrChange>
            </w:pPr>
            <w:del w:id="109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94768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10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02DBBCCC" w14:textId="7839BF84" w:rsidR="005725B9" w:rsidRPr="009F3D77" w:rsidDel="009F3D77" w:rsidRDefault="005725B9">
            <w:pPr>
              <w:spacing w:after="0" w:line="240" w:lineRule="auto"/>
              <w:jc w:val="center"/>
              <w:rPr>
                <w:del w:id="111" w:author="Soumik Purkayastha" w:date="2026-01-31T07:52:00Z" w16du:dateUtc="2026-01-31T12:52:00Z"/>
                <w:rFonts w:ascii="Arial" w:hAnsi="Arial" w:cs="Arial"/>
              </w:rPr>
              <w:pPrChange w:id="112" w:author="Soumik Purkayastha" w:date="2026-01-31T07:51:00Z" w16du:dateUtc="2026-01-31T12:51:00Z">
                <w:pPr>
                  <w:jc w:val="center"/>
                </w:pPr>
              </w:pPrChange>
            </w:pPr>
            <w:del w:id="113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15294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14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42E69F99" w14:textId="5C997881" w:rsidR="005725B9" w:rsidRPr="009F3D77" w:rsidDel="009F3D77" w:rsidRDefault="005725B9">
            <w:pPr>
              <w:spacing w:after="0" w:line="240" w:lineRule="auto"/>
              <w:jc w:val="center"/>
              <w:rPr>
                <w:del w:id="115" w:author="Soumik Purkayastha" w:date="2026-01-31T07:52:00Z" w16du:dateUtc="2026-01-31T12:52:00Z"/>
                <w:rFonts w:ascii="Arial" w:hAnsi="Arial" w:cs="Arial"/>
              </w:rPr>
              <w:pPrChange w:id="116" w:author="Soumik Purkayastha" w:date="2026-01-31T07:51:00Z" w16du:dateUtc="2026-01-31T12:51:00Z">
                <w:pPr>
                  <w:jc w:val="center"/>
                </w:pPr>
              </w:pPrChange>
            </w:pPr>
            <w:del w:id="117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21189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18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248580FC" w14:textId="48DD40E1" w:rsidR="005725B9" w:rsidRPr="009F3D77" w:rsidDel="009F3D77" w:rsidRDefault="005725B9">
            <w:pPr>
              <w:spacing w:after="0" w:line="240" w:lineRule="auto"/>
              <w:jc w:val="center"/>
              <w:rPr>
                <w:del w:id="119" w:author="Soumik Purkayastha" w:date="2026-01-31T07:52:00Z" w16du:dateUtc="2026-01-31T12:52:00Z"/>
                <w:rFonts w:ascii="Arial" w:hAnsi="Arial" w:cs="Arial"/>
              </w:rPr>
              <w:pPrChange w:id="120" w:author="Soumik Purkayastha" w:date="2026-01-31T07:51:00Z" w16du:dateUtc="2026-01-31T12:51:00Z">
                <w:pPr>
                  <w:jc w:val="center"/>
                </w:pPr>
              </w:pPrChange>
            </w:pPr>
            <w:del w:id="121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18802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22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0B20A35" w14:textId="31F85309" w:rsidR="005725B9" w:rsidRPr="009F3D77" w:rsidDel="009F3D77" w:rsidRDefault="005725B9">
            <w:pPr>
              <w:spacing w:after="0" w:line="240" w:lineRule="auto"/>
              <w:jc w:val="center"/>
              <w:rPr>
                <w:del w:id="123" w:author="Soumik Purkayastha" w:date="2026-01-31T07:52:00Z" w16du:dateUtc="2026-01-31T12:52:00Z"/>
                <w:rFonts w:ascii="Arial" w:hAnsi="Arial" w:cs="Arial"/>
              </w:rPr>
              <w:pPrChange w:id="124" w:author="Soumik Purkayastha" w:date="2026-01-31T07:51:00Z" w16du:dateUtc="2026-01-31T12:51:00Z">
                <w:pPr>
                  <w:jc w:val="center"/>
                </w:pPr>
              </w:pPrChange>
            </w:pPr>
            <w:del w:id="125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16614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26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93E51BF" w14:textId="05FDD906" w:rsidR="005725B9" w:rsidRPr="009F3D77" w:rsidDel="009F3D77" w:rsidRDefault="005725B9">
            <w:pPr>
              <w:spacing w:after="0" w:line="240" w:lineRule="auto"/>
              <w:jc w:val="center"/>
              <w:rPr>
                <w:del w:id="127" w:author="Soumik Purkayastha" w:date="2026-01-31T07:52:00Z" w16du:dateUtc="2026-01-31T12:52:00Z"/>
                <w:rFonts w:ascii="Arial" w:hAnsi="Arial" w:cs="Arial"/>
              </w:rPr>
              <w:pPrChange w:id="128" w:author="Soumik Purkayastha" w:date="2026-01-31T07:51:00Z" w16du:dateUtc="2026-01-31T12:51:00Z">
                <w:pPr>
                  <w:jc w:val="center"/>
                </w:pPr>
              </w:pPrChange>
            </w:pPr>
            <w:del w:id="129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8173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30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26D2D299" w14:textId="7981A6FE" w:rsidR="005725B9" w:rsidRPr="009F3D77" w:rsidDel="009F3D77" w:rsidRDefault="005725B9">
            <w:pPr>
              <w:spacing w:after="0" w:line="240" w:lineRule="auto"/>
              <w:jc w:val="center"/>
              <w:rPr>
                <w:del w:id="131" w:author="Soumik Purkayastha" w:date="2026-01-31T07:52:00Z" w16du:dateUtc="2026-01-31T12:52:00Z"/>
                <w:rFonts w:ascii="Arial" w:hAnsi="Arial" w:cs="Arial"/>
              </w:rPr>
              <w:pPrChange w:id="132" w:author="Soumik Purkayastha" w:date="2026-01-31T07:51:00Z" w16du:dateUtc="2026-01-31T12:51:00Z">
                <w:pPr>
                  <w:jc w:val="center"/>
                </w:pPr>
              </w:pPrChange>
            </w:pPr>
            <w:del w:id="133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14695</w:delText>
              </w:r>
            </w:del>
          </w:p>
        </w:tc>
      </w:tr>
      <w:tr w:rsidR="009F3D77" w:rsidRPr="009F3D77" w14:paraId="2C4DC546" w14:textId="77777777" w:rsidTr="009F3D77">
        <w:trPr>
          <w:trHeight w:val="315"/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99C310" w14:textId="3F73B83C" w:rsidR="005725B9" w:rsidRPr="009F3D77" w:rsidRDefault="009F3D77">
            <w:pPr>
              <w:spacing w:after="0" w:line="240" w:lineRule="auto"/>
              <w:rPr>
                <w:rFonts w:ascii="Arial" w:hAnsi="Arial" w:cs="Arial"/>
              </w:rPr>
              <w:pPrChange w:id="134" w:author="Soumik Purkayastha" w:date="2026-01-31T07:51:00Z" w16du:dateUtc="2026-01-31T12:51:00Z">
                <w:pPr>
                  <w:jc w:val="center"/>
                </w:pPr>
              </w:pPrChange>
            </w:pPr>
            <w:ins w:id="135" w:author="Soumik Purkayastha" w:date="2026-01-31T07:52:00Z" w16du:dateUtc="2026-01-31T12:52:00Z">
              <w:r w:rsidRPr="009F3D77">
                <w:rPr>
                  <w:rFonts w:ascii="Arial" w:hAnsi="Arial" w:cs="Arial"/>
                </w:rPr>
                <w:t>Diabetes</w:t>
              </w:r>
              <w:r w:rsidRPr="009F3D77">
                <w:rPr>
                  <w:rFonts w:ascii="Arial" w:hAnsi="Arial" w:cs="Arial"/>
                </w:rPr>
                <w:br/>
                <w:t>[N (%)]</w:t>
              </w:r>
            </w:ins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9D2C0F" w14:textId="77777777" w:rsidR="00FB71FC" w:rsidRDefault="005725B9" w:rsidP="00826465">
            <w:pPr>
              <w:spacing w:after="0" w:line="240" w:lineRule="auto"/>
              <w:jc w:val="center"/>
              <w:rPr>
                <w:ins w:id="136" w:author="Soumik Purkayastha" w:date="2026-01-31T07:56:00Z" w16du:dateUtc="2026-01-31T12:56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 xml:space="preserve">7924 </w:t>
            </w:r>
          </w:p>
          <w:p w14:paraId="75DCF59B" w14:textId="262E3467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37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(8.4)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4341336" w14:textId="594FB2DD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38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778</w:t>
            </w:r>
          </w:p>
          <w:p w14:paraId="38C73AE0" w14:textId="3011569A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39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(5.1)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4DDA68E" w14:textId="618DB4A1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40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2446</w:t>
            </w:r>
          </w:p>
          <w:p w14:paraId="4E2A7353" w14:textId="7CD1BA1B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41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(11.5)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E235E6" w14:textId="77777777" w:rsidR="00FB71FC" w:rsidRDefault="005725B9" w:rsidP="00826465">
            <w:pPr>
              <w:spacing w:after="0" w:line="240" w:lineRule="auto"/>
              <w:jc w:val="center"/>
              <w:rPr>
                <w:ins w:id="142" w:author="Soumik Purkayastha" w:date="2026-01-31T07:56:00Z" w16du:dateUtc="2026-01-31T12:56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 xml:space="preserve">854 </w:t>
            </w:r>
          </w:p>
          <w:p w14:paraId="4D9709B9" w14:textId="2B44B50B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43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(4.5)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18DBA2" w14:textId="77777777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44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2394</w:t>
            </w:r>
          </w:p>
          <w:p w14:paraId="365CDE7E" w14:textId="1457775B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45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(14.4)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A1BC6A" w14:textId="77777777" w:rsidR="00DE5F9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46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222</w:t>
            </w:r>
          </w:p>
          <w:p w14:paraId="23D04AE9" w14:textId="7A8AA2FD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47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(2.7)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078BEF" w14:textId="77777777" w:rsidR="00FB71FC" w:rsidRDefault="005725B9" w:rsidP="00826465">
            <w:pPr>
              <w:spacing w:after="0" w:line="240" w:lineRule="auto"/>
              <w:jc w:val="center"/>
              <w:rPr>
                <w:ins w:id="148" w:author="Soumik Purkayastha" w:date="2026-01-31T07:55:00Z" w16du:dateUtc="2026-01-31T12:55:00Z"/>
                <w:rFonts w:ascii="Arial" w:hAnsi="Arial" w:cs="Arial"/>
              </w:rPr>
            </w:pPr>
            <w:r w:rsidRPr="009F3D77">
              <w:rPr>
                <w:rFonts w:ascii="Arial" w:hAnsi="Arial" w:cs="Arial"/>
              </w:rPr>
              <w:t xml:space="preserve">1230 </w:t>
            </w:r>
          </w:p>
          <w:p w14:paraId="08D69CE5" w14:textId="3165D0C9" w:rsidR="005725B9" w:rsidRPr="009F3D77" w:rsidRDefault="005725B9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149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(8.4)</w:t>
            </w:r>
          </w:p>
        </w:tc>
      </w:tr>
      <w:tr w:rsidR="009F3D77" w:rsidRPr="009F3D77" w:rsidDel="009F3D77" w14:paraId="75A07E70" w14:textId="77777777" w:rsidTr="009F3D77">
        <w:trPr>
          <w:trHeight w:val="315"/>
          <w:del w:id="150" w:author="Soumik Purkayastha" w:date="2026-01-31T07:53:00Z"/>
          <w:trPrChange w:id="151" w:author="Soumik Purkayastha" w:date="2026-01-31T07:54:00Z" w16du:dateUtc="2026-01-31T12:54:00Z">
            <w:trPr>
              <w:trHeight w:val="315"/>
            </w:trPr>
          </w:trPrChange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52" w:author="Soumik Purkayastha" w:date="2026-01-31T07:54:00Z" w16du:dateUtc="2026-01-31T12:54:00Z">
              <w:tcPr>
                <w:tcW w:w="2425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E95DE3B" w14:textId="239D37A6" w:rsidR="005725B9" w:rsidRPr="009F3D77" w:rsidDel="009F3D77" w:rsidRDefault="005725B9">
            <w:pPr>
              <w:spacing w:after="0" w:line="240" w:lineRule="auto"/>
              <w:rPr>
                <w:del w:id="153" w:author="Soumik Purkayastha" w:date="2026-01-31T07:53:00Z" w16du:dateUtc="2026-01-31T12:53:00Z"/>
                <w:rFonts w:ascii="Arial" w:hAnsi="Arial" w:cs="Arial"/>
              </w:rPr>
              <w:pPrChange w:id="154" w:author="Soumik Purkayastha" w:date="2026-01-31T07:51:00Z" w16du:dateUtc="2026-01-31T12:51:00Z">
                <w:pPr>
                  <w:jc w:val="center"/>
                </w:pPr>
              </w:pPrChange>
            </w:pPr>
            <w:del w:id="155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Hypertension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56" w:author="Soumik Purkayastha" w:date="2026-01-31T07:54:00Z" w16du:dateUtc="2026-01-31T12:54:00Z">
              <w:tcPr>
                <w:tcW w:w="1141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167B4212" w14:textId="616C9D04" w:rsidR="005725B9" w:rsidRPr="009F3D77" w:rsidDel="009F3D77" w:rsidRDefault="005725B9">
            <w:pPr>
              <w:spacing w:after="0" w:line="240" w:lineRule="auto"/>
              <w:jc w:val="center"/>
              <w:rPr>
                <w:del w:id="157" w:author="Soumik Purkayastha" w:date="2026-01-31T07:53:00Z" w16du:dateUtc="2026-01-31T12:53:00Z"/>
                <w:rFonts w:ascii="Arial" w:hAnsi="Arial" w:cs="Arial"/>
              </w:rPr>
              <w:pPrChange w:id="158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59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11A26EB4" w14:textId="1ED087C2" w:rsidR="005725B9" w:rsidRPr="009F3D77" w:rsidDel="009F3D77" w:rsidRDefault="005725B9">
            <w:pPr>
              <w:spacing w:after="0" w:line="240" w:lineRule="auto"/>
              <w:jc w:val="center"/>
              <w:rPr>
                <w:del w:id="160" w:author="Soumik Purkayastha" w:date="2026-01-31T07:53:00Z" w16du:dateUtc="2026-01-31T12:53:00Z"/>
                <w:rFonts w:ascii="Arial" w:hAnsi="Arial" w:cs="Arial"/>
              </w:rPr>
              <w:pPrChange w:id="161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62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1F7DB1C8" w14:textId="40F4E722" w:rsidR="005725B9" w:rsidRPr="009F3D77" w:rsidDel="009F3D77" w:rsidRDefault="005725B9">
            <w:pPr>
              <w:spacing w:after="0" w:line="240" w:lineRule="auto"/>
              <w:jc w:val="center"/>
              <w:rPr>
                <w:del w:id="163" w:author="Soumik Purkayastha" w:date="2026-01-31T07:53:00Z" w16du:dateUtc="2026-01-31T12:53:00Z"/>
                <w:rFonts w:ascii="Arial" w:hAnsi="Arial" w:cs="Arial"/>
              </w:rPr>
              <w:pPrChange w:id="164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65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419F696" w14:textId="0E53CC09" w:rsidR="005725B9" w:rsidRPr="009F3D77" w:rsidDel="009F3D77" w:rsidRDefault="005725B9">
            <w:pPr>
              <w:spacing w:after="0" w:line="240" w:lineRule="auto"/>
              <w:jc w:val="center"/>
              <w:rPr>
                <w:del w:id="166" w:author="Soumik Purkayastha" w:date="2026-01-31T07:53:00Z" w16du:dateUtc="2026-01-31T12:53:00Z"/>
                <w:rFonts w:ascii="Arial" w:hAnsi="Arial" w:cs="Arial"/>
              </w:rPr>
              <w:pPrChange w:id="167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68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315A36B" w14:textId="3FC73017" w:rsidR="005725B9" w:rsidRPr="009F3D77" w:rsidDel="009F3D77" w:rsidRDefault="005725B9">
            <w:pPr>
              <w:spacing w:after="0" w:line="240" w:lineRule="auto"/>
              <w:jc w:val="center"/>
              <w:rPr>
                <w:del w:id="169" w:author="Soumik Purkayastha" w:date="2026-01-31T07:53:00Z" w16du:dateUtc="2026-01-31T12:53:00Z"/>
                <w:rFonts w:ascii="Arial" w:hAnsi="Arial" w:cs="Arial"/>
              </w:rPr>
              <w:pPrChange w:id="170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71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02B3249" w14:textId="578CAC62" w:rsidR="005725B9" w:rsidRPr="009F3D77" w:rsidDel="009F3D77" w:rsidRDefault="005725B9">
            <w:pPr>
              <w:spacing w:after="0" w:line="240" w:lineRule="auto"/>
              <w:jc w:val="center"/>
              <w:rPr>
                <w:del w:id="172" w:author="Soumik Purkayastha" w:date="2026-01-31T07:53:00Z" w16du:dateUtc="2026-01-31T12:53:00Z"/>
                <w:rFonts w:ascii="Arial" w:hAnsi="Arial" w:cs="Arial"/>
              </w:rPr>
              <w:pPrChange w:id="173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74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2435025F" w14:textId="4ABE1720" w:rsidR="005725B9" w:rsidRPr="009F3D77" w:rsidDel="009F3D77" w:rsidRDefault="005725B9">
            <w:pPr>
              <w:spacing w:after="0" w:line="240" w:lineRule="auto"/>
              <w:jc w:val="center"/>
              <w:rPr>
                <w:del w:id="175" w:author="Soumik Purkayastha" w:date="2026-01-31T07:53:00Z" w16du:dateUtc="2026-01-31T12:53:00Z"/>
                <w:rFonts w:ascii="Arial" w:hAnsi="Arial" w:cs="Arial"/>
              </w:rPr>
              <w:pPrChange w:id="176" w:author="Soumik Purkayastha" w:date="2026-01-31T07:51:00Z" w16du:dateUtc="2026-01-31T12:51:00Z">
                <w:pPr>
                  <w:jc w:val="center"/>
                </w:pPr>
              </w:pPrChange>
            </w:pPr>
          </w:p>
        </w:tc>
      </w:tr>
      <w:tr w:rsidR="009F3D77" w:rsidRPr="009F3D77" w:rsidDel="009F3D77" w14:paraId="11A971A9" w14:textId="77777777" w:rsidTr="009F3D77">
        <w:trPr>
          <w:trHeight w:val="315"/>
          <w:del w:id="177" w:author="Soumik Purkayastha" w:date="2026-01-31T07:52:00Z"/>
          <w:trPrChange w:id="178" w:author="Soumik Purkayastha" w:date="2026-01-31T07:54:00Z" w16du:dateUtc="2026-01-31T12:54:00Z">
            <w:trPr>
              <w:trHeight w:val="315"/>
            </w:trPr>
          </w:trPrChange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79" w:author="Soumik Purkayastha" w:date="2026-01-31T07:54:00Z" w16du:dateUtc="2026-01-31T12:54:00Z">
              <w:tcPr>
                <w:tcW w:w="2425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E3A3732" w14:textId="0241C3BB" w:rsidR="00647DA6" w:rsidRPr="009F3D77" w:rsidDel="009F3D77" w:rsidRDefault="00647DA6">
            <w:pPr>
              <w:spacing w:after="0" w:line="240" w:lineRule="auto"/>
              <w:rPr>
                <w:del w:id="180" w:author="Soumik Purkayastha" w:date="2026-01-31T07:52:00Z" w16du:dateUtc="2026-01-31T12:52:00Z"/>
                <w:rFonts w:ascii="Arial" w:hAnsi="Arial" w:cs="Arial"/>
              </w:rPr>
              <w:pPrChange w:id="181" w:author="Soumik Purkayastha" w:date="2026-01-31T07:51:00Z" w16du:dateUtc="2026-01-31T12:51:00Z">
                <w:pPr>
                  <w:jc w:val="center"/>
                </w:pPr>
              </w:pPrChange>
            </w:pPr>
            <w:del w:id="182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Nonmissing total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83" w:author="Soumik Purkayastha" w:date="2026-01-31T07:54:00Z" w16du:dateUtc="2026-01-31T12:54:00Z">
              <w:tcPr>
                <w:tcW w:w="1141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A645DCB" w14:textId="55472EB0" w:rsidR="00647DA6" w:rsidRPr="009F3D77" w:rsidDel="009F3D77" w:rsidRDefault="00647DA6">
            <w:pPr>
              <w:spacing w:after="0" w:line="240" w:lineRule="auto"/>
              <w:jc w:val="center"/>
              <w:rPr>
                <w:del w:id="184" w:author="Soumik Purkayastha" w:date="2026-01-31T07:52:00Z" w16du:dateUtc="2026-01-31T12:52:00Z"/>
                <w:rFonts w:ascii="Arial" w:hAnsi="Arial" w:cs="Arial"/>
              </w:rPr>
              <w:pPrChange w:id="185" w:author="Soumik Purkayastha" w:date="2026-01-31T07:51:00Z" w16du:dateUtc="2026-01-31T12:51:00Z">
                <w:pPr>
                  <w:jc w:val="center"/>
                </w:pPr>
              </w:pPrChange>
            </w:pPr>
            <w:del w:id="186" w:author="Soumik Purkayastha" w:date="2026-01-31T07:52:00Z" w16du:dateUtc="2026-01-31T12:52:00Z">
              <w:r w:rsidRPr="009F3D77" w:rsidDel="009F3D77">
                <w:rPr>
                  <w:rFonts w:ascii="Arial" w:hAnsi="Arial" w:cs="Arial"/>
                  <w:color w:val="000000"/>
                </w:rPr>
                <w:delText>94700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87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76F0C69" w14:textId="1ED635AD" w:rsidR="00647DA6" w:rsidRPr="009F3D77" w:rsidDel="009F3D77" w:rsidRDefault="00647DA6">
            <w:pPr>
              <w:spacing w:after="0" w:line="240" w:lineRule="auto"/>
              <w:jc w:val="center"/>
              <w:rPr>
                <w:del w:id="188" w:author="Soumik Purkayastha" w:date="2026-01-31T07:52:00Z" w16du:dateUtc="2026-01-31T12:52:00Z"/>
                <w:rFonts w:ascii="Arial" w:hAnsi="Arial" w:cs="Arial"/>
              </w:rPr>
              <w:pPrChange w:id="189" w:author="Soumik Purkayastha" w:date="2026-01-31T07:51:00Z" w16du:dateUtc="2026-01-31T12:51:00Z">
                <w:pPr>
                  <w:jc w:val="center"/>
                </w:pPr>
              </w:pPrChange>
            </w:pPr>
            <w:del w:id="190" w:author="Soumik Purkayastha" w:date="2026-01-31T07:52:00Z" w16du:dateUtc="2026-01-31T12:52:00Z">
              <w:r w:rsidRPr="009F3D77" w:rsidDel="009F3D77">
                <w:rPr>
                  <w:rFonts w:ascii="Arial" w:hAnsi="Arial" w:cs="Arial"/>
                  <w:color w:val="000000"/>
                </w:rPr>
                <w:delText>15292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91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A3C05EA" w14:textId="19B38484" w:rsidR="00647DA6" w:rsidRPr="009F3D77" w:rsidDel="009F3D77" w:rsidRDefault="00647DA6">
            <w:pPr>
              <w:spacing w:after="0" w:line="240" w:lineRule="auto"/>
              <w:jc w:val="center"/>
              <w:rPr>
                <w:del w:id="192" w:author="Soumik Purkayastha" w:date="2026-01-31T07:52:00Z" w16du:dateUtc="2026-01-31T12:52:00Z"/>
                <w:rFonts w:ascii="Arial" w:hAnsi="Arial" w:cs="Arial"/>
              </w:rPr>
              <w:pPrChange w:id="193" w:author="Soumik Purkayastha" w:date="2026-01-31T07:51:00Z" w16du:dateUtc="2026-01-31T12:51:00Z">
                <w:pPr>
                  <w:jc w:val="center"/>
                </w:pPr>
              </w:pPrChange>
            </w:pPr>
            <w:del w:id="194" w:author="Soumik Purkayastha" w:date="2026-01-31T07:52:00Z" w16du:dateUtc="2026-01-31T12:52:00Z">
              <w:r w:rsidRPr="009F3D77" w:rsidDel="009F3D77">
                <w:rPr>
                  <w:rFonts w:ascii="Arial" w:hAnsi="Arial" w:cs="Arial"/>
                  <w:color w:val="000000"/>
                </w:rPr>
                <w:delText>21159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95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4BBBBFD1" w14:textId="7EAEB14C" w:rsidR="00647DA6" w:rsidRPr="009F3D77" w:rsidDel="009F3D77" w:rsidRDefault="00647DA6">
            <w:pPr>
              <w:spacing w:after="0" w:line="240" w:lineRule="auto"/>
              <w:jc w:val="center"/>
              <w:rPr>
                <w:del w:id="196" w:author="Soumik Purkayastha" w:date="2026-01-31T07:52:00Z" w16du:dateUtc="2026-01-31T12:52:00Z"/>
                <w:rFonts w:ascii="Arial" w:hAnsi="Arial" w:cs="Arial"/>
              </w:rPr>
              <w:pPrChange w:id="197" w:author="Soumik Purkayastha" w:date="2026-01-31T07:51:00Z" w16du:dateUtc="2026-01-31T12:51:00Z">
                <w:pPr>
                  <w:jc w:val="center"/>
                </w:pPr>
              </w:pPrChange>
            </w:pPr>
            <w:del w:id="198" w:author="Soumik Purkayastha" w:date="2026-01-31T07:52:00Z" w16du:dateUtc="2026-01-31T12:52:00Z">
              <w:r w:rsidRPr="009F3D77" w:rsidDel="009F3D77">
                <w:rPr>
                  <w:rFonts w:ascii="Arial" w:hAnsi="Arial" w:cs="Arial"/>
                  <w:color w:val="000000"/>
                </w:rPr>
                <w:delText>18779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99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7CBA9EA5" w14:textId="0EAD030A" w:rsidR="00647DA6" w:rsidRPr="009F3D77" w:rsidDel="009F3D77" w:rsidRDefault="00647DA6">
            <w:pPr>
              <w:spacing w:after="0" w:line="240" w:lineRule="auto"/>
              <w:jc w:val="center"/>
              <w:rPr>
                <w:del w:id="200" w:author="Soumik Purkayastha" w:date="2026-01-31T07:52:00Z" w16du:dateUtc="2026-01-31T12:52:00Z"/>
                <w:rFonts w:ascii="Arial" w:hAnsi="Arial" w:cs="Arial"/>
              </w:rPr>
              <w:pPrChange w:id="201" w:author="Soumik Purkayastha" w:date="2026-01-31T07:51:00Z" w16du:dateUtc="2026-01-31T12:51:00Z">
                <w:pPr>
                  <w:jc w:val="center"/>
                </w:pPr>
              </w:pPrChange>
            </w:pPr>
            <w:del w:id="202" w:author="Soumik Purkayastha" w:date="2026-01-31T07:52:00Z" w16du:dateUtc="2026-01-31T12:52:00Z">
              <w:r w:rsidRPr="009F3D77" w:rsidDel="009F3D77">
                <w:rPr>
                  <w:rFonts w:ascii="Arial" w:hAnsi="Arial" w:cs="Arial"/>
                  <w:color w:val="000000"/>
                </w:rPr>
                <w:delText>16619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03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1E652B76" w14:textId="0A18F77E" w:rsidR="00647DA6" w:rsidRPr="009F3D77" w:rsidDel="009F3D77" w:rsidRDefault="00647DA6">
            <w:pPr>
              <w:spacing w:after="0" w:line="240" w:lineRule="auto"/>
              <w:jc w:val="center"/>
              <w:rPr>
                <w:del w:id="204" w:author="Soumik Purkayastha" w:date="2026-01-31T07:52:00Z" w16du:dateUtc="2026-01-31T12:52:00Z"/>
                <w:rFonts w:ascii="Arial" w:hAnsi="Arial" w:cs="Arial"/>
              </w:rPr>
              <w:pPrChange w:id="205" w:author="Soumik Purkayastha" w:date="2026-01-31T07:51:00Z" w16du:dateUtc="2026-01-31T12:51:00Z">
                <w:pPr>
                  <w:jc w:val="center"/>
                </w:pPr>
              </w:pPrChange>
            </w:pPr>
            <w:del w:id="206" w:author="Soumik Purkayastha" w:date="2026-01-31T07:52:00Z" w16du:dateUtc="2026-01-31T12:52:00Z">
              <w:r w:rsidRPr="009F3D77" w:rsidDel="009F3D77">
                <w:rPr>
                  <w:rFonts w:ascii="Arial" w:hAnsi="Arial" w:cs="Arial"/>
                  <w:color w:val="000000"/>
                </w:rPr>
                <w:delText>8175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07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2A410996" w14:textId="4B0154A7" w:rsidR="00647DA6" w:rsidRPr="009F3D77" w:rsidDel="009F3D77" w:rsidRDefault="00647DA6">
            <w:pPr>
              <w:spacing w:after="0" w:line="240" w:lineRule="auto"/>
              <w:jc w:val="center"/>
              <w:rPr>
                <w:del w:id="208" w:author="Soumik Purkayastha" w:date="2026-01-31T07:52:00Z" w16du:dateUtc="2026-01-31T12:52:00Z"/>
                <w:rFonts w:ascii="Arial" w:hAnsi="Arial" w:cs="Arial"/>
              </w:rPr>
              <w:pPrChange w:id="209" w:author="Soumik Purkayastha" w:date="2026-01-31T07:51:00Z" w16du:dateUtc="2026-01-31T12:51:00Z">
                <w:pPr>
                  <w:jc w:val="center"/>
                </w:pPr>
              </w:pPrChange>
            </w:pPr>
            <w:del w:id="210" w:author="Soumik Purkayastha" w:date="2026-01-31T07:52:00Z" w16du:dateUtc="2026-01-31T12:52:00Z">
              <w:r w:rsidRPr="009F3D77" w:rsidDel="009F3D77">
                <w:rPr>
                  <w:rFonts w:ascii="Arial" w:hAnsi="Arial" w:cs="Arial"/>
                  <w:color w:val="000000"/>
                </w:rPr>
                <w:delText>14675</w:delText>
              </w:r>
            </w:del>
          </w:p>
        </w:tc>
      </w:tr>
      <w:tr w:rsidR="009F3D77" w:rsidRPr="009F3D77" w14:paraId="393FAE86" w14:textId="77777777" w:rsidTr="009F3D77">
        <w:trPr>
          <w:trHeight w:val="315"/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F15FB3A" w14:textId="53DC47D0" w:rsidR="00647DA6" w:rsidRPr="009F3D77" w:rsidRDefault="009F3D77">
            <w:pPr>
              <w:spacing w:after="0" w:line="240" w:lineRule="auto"/>
              <w:rPr>
                <w:rFonts w:ascii="Arial" w:hAnsi="Arial" w:cs="Arial"/>
              </w:rPr>
              <w:pPrChange w:id="211" w:author="Soumik Purkayastha" w:date="2026-01-31T07:51:00Z" w16du:dateUtc="2026-01-31T12:51:00Z">
                <w:pPr>
                  <w:jc w:val="center"/>
                </w:pPr>
              </w:pPrChange>
            </w:pPr>
            <w:ins w:id="212" w:author="Soumik Purkayastha" w:date="2026-01-31T07:52:00Z" w16du:dateUtc="2026-01-31T12:52:00Z">
              <w:r w:rsidRPr="009F3D77">
                <w:rPr>
                  <w:rFonts w:ascii="Arial" w:hAnsi="Arial" w:cs="Arial"/>
                </w:rPr>
                <w:t>Hypertension</w:t>
              </w:r>
              <w:r w:rsidRPr="009F3D77">
                <w:rPr>
                  <w:rFonts w:ascii="Arial" w:hAnsi="Arial" w:cs="Arial"/>
                </w:rPr>
                <w:br/>
                <w:t>[N (%)]</w:t>
              </w:r>
            </w:ins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53C1DA" w14:textId="3239017F" w:rsidR="00647DA6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13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27385 (28.9)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B94A9D7" w14:textId="77777777" w:rsidR="009F3D77" w:rsidRPr="009F3D77" w:rsidRDefault="00647DA6" w:rsidP="00826465">
            <w:pPr>
              <w:spacing w:after="0" w:line="240" w:lineRule="auto"/>
              <w:jc w:val="center"/>
              <w:rPr>
                <w:ins w:id="214" w:author="Soumik Purkayastha" w:date="2026-01-31T07:53:00Z" w16du:dateUtc="2026-01-31T12:53:00Z"/>
                <w:rFonts w:ascii="Arial" w:hAnsi="Arial" w:cs="Arial"/>
                <w:color w:val="000000"/>
              </w:rPr>
            </w:pPr>
            <w:r w:rsidRPr="009F3D77">
              <w:rPr>
                <w:rFonts w:ascii="Arial" w:hAnsi="Arial" w:cs="Arial"/>
                <w:color w:val="000000"/>
              </w:rPr>
              <w:t xml:space="preserve">2972 </w:t>
            </w:r>
          </w:p>
          <w:p w14:paraId="5D40A3AE" w14:textId="06F40C9D" w:rsidR="00647DA6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15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(19.4)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D44219" w14:textId="73D15851" w:rsidR="00647DA6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16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11175 (52.8)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0B98B5C" w14:textId="77777777" w:rsidR="00FB71FC" w:rsidRDefault="00647DA6" w:rsidP="00826465">
            <w:pPr>
              <w:spacing w:after="0" w:line="240" w:lineRule="auto"/>
              <w:jc w:val="center"/>
              <w:rPr>
                <w:ins w:id="217" w:author="Soumik Purkayastha" w:date="2026-01-31T07:56:00Z" w16du:dateUtc="2026-01-31T12:56:00Z"/>
                <w:rFonts w:ascii="Arial" w:hAnsi="Arial" w:cs="Arial"/>
                <w:color w:val="000000"/>
              </w:rPr>
            </w:pPr>
            <w:r w:rsidRPr="009F3D77">
              <w:rPr>
                <w:rFonts w:ascii="Arial" w:hAnsi="Arial" w:cs="Arial"/>
                <w:color w:val="000000"/>
              </w:rPr>
              <w:t xml:space="preserve">2933 </w:t>
            </w:r>
          </w:p>
          <w:p w14:paraId="50F88489" w14:textId="6EBD56D8" w:rsidR="00647DA6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18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(15.6)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0CBB0D" w14:textId="339BC84F" w:rsidR="00DE5F99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19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6367</w:t>
            </w:r>
          </w:p>
          <w:p w14:paraId="6901523C" w14:textId="5BC6147C" w:rsidR="00647DA6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20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(38.3)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36AE2F" w14:textId="77777777" w:rsidR="00DE5F99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21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873</w:t>
            </w:r>
          </w:p>
          <w:p w14:paraId="72BCB929" w14:textId="7A605709" w:rsidR="00647DA6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22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(10.7)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762D6E" w14:textId="77777777" w:rsidR="00FB71FC" w:rsidRDefault="00647DA6" w:rsidP="00826465">
            <w:pPr>
              <w:spacing w:after="0" w:line="240" w:lineRule="auto"/>
              <w:jc w:val="center"/>
              <w:rPr>
                <w:ins w:id="223" w:author="Soumik Purkayastha" w:date="2026-01-31T07:55:00Z" w16du:dateUtc="2026-01-31T12:55:00Z"/>
                <w:rFonts w:ascii="Arial" w:hAnsi="Arial" w:cs="Arial"/>
                <w:color w:val="000000"/>
              </w:rPr>
            </w:pPr>
            <w:r w:rsidRPr="009F3D77">
              <w:rPr>
                <w:rFonts w:ascii="Arial" w:hAnsi="Arial" w:cs="Arial"/>
                <w:color w:val="000000"/>
              </w:rPr>
              <w:t xml:space="preserve">3065 </w:t>
            </w:r>
          </w:p>
          <w:p w14:paraId="4D185347" w14:textId="2F9078C7" w:rsidR="00647DA6" w:rsidRPr="009F3D77" w:rsidRDefault="00647DA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  <w:pPrChange w:id="224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  <w:color w:val="000000"/>
              </w:rPr>
              <w:t>(20.9)</w:t>
            </w:r>
          </w:p>
        </w:tc>
      </w:tr>
      <w:tr w:rsidR="009F3D77" w:rsidRPr="009F3D77" w:rsidDel="009F3D77" w14:paraId="46F587FB" w14:textId="77777777" w:rsidTr="009F3D77">
        <w:trPr>
          <w:trHeight w:val="315"/>
          <w:del w:id="225" w:author="Soumik Purkayastha" w:date="2026-01-31T07:53:00Z"/>
          <w:trPrChange w:id="226" w:author="Soumik Purkayastha" w:date="2026-01-31T07:54:00Z" w16du:dateUtc="2026-01-31T12:54:00Z">
            <w:trPr>
              <w:trHeight w:val="315"/>
            </w:trPr>
          </w:trPrChange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27" w:author="Soumik Purkayastha" w:date="2026-01-31T07:54:00Z" w16du:dateUtc="2026-01-31T12:54:00Z">
              <w:tcPr>
                <w:tcW w:w="2425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0C3020F" w14:textId="7FCA872B" w:rsidR="002938A4" w:rsidRPr="009F3D77" w:rsidDel="009F3D77" w:rsidRDefault="002938A4">
            <w:pPr>
              <w:spacing w:after="0" w:line="240" w:lineRule="auto"/>
              <w:rPr>
                <w:del w:id="228" w:author="Soumik Purkayastha" w:date="2026-01-31T07:53:00Z" w16du:dateUtc="2026-01-31T12:53:00Z"/>
                <w:rFonts w:ascii="Arial" w:hAnsi="Arial" w:cs="Arial"/>
              </w:rPr>
              <w:pPrChange w:id="229" w:author="Soumik Purkayastha" w:date="2026-01-31T07:51:00Z" w16du:dateUtc="2026-01-31T12:51:00Z">
                <w:pPr>
                  <w:jc w:val="center"/>
                </w:pPr>
              </w:pPrChange>
            </w:pPr>
            <w:del w:id="230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Hepatitis C</w:delText>
              </w:r>
              <w:r w:rsidR="00DE5F99" w:rsidRPr="009F3D77" w:rsidDel="009F3D77">
                <w:rPr>
                  <w:rFonts w:ascii="Arial" w:hAnsi="Arial" w:cs="Arial"/>
                </w:rPr>
                <w:delText xml:space="preserve"> RNA+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31" w:author="Soumik Purkayastha" w:date="2026-01-31T07:54:00Z" w16du:dateUtc="2026-01-31T12:54:00Z">
              <w:tcPr>
                <w:tcW w:w="1141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4432BB29" w14:textId="17B0824C" w:rsidR="002938A4" w:rsidRPr="009F3D77" w:rsidDel="009F3D77" w:rsidRDefault="002938A4">
            <w:pPr>
              <w:spacing w:after="0" w:line="240" w:lineRule="auto"/>
              <w:jc w:val="center"/>
              <w:rPr>
                <w:del w:id="232" w:author="Soumik Purkayastha" w:date="2026-01-31T07:53:00Z" w16du:dateUtc="2026-01-31T12:53:00Z"/>
                <w:rFonts w:ascii="Arial" w:hAnsi="Arial" w:cs="Arial"/>
                <w:color w:val="000000"/>
              </w:rPr>
              <w:pPrChange w:id="233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34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942F932" w14:textId="698352E2" w:rsidR="002938A4" w:rsidRPr="009F3D77" w:rsidDel="009F3D77" w:rsidRDefault="002938A4">
            <w:pPr>
              <w:spacing w:after="0" w:line="240" w:lineRule="auto"/>
              <w:jc w:val="center"/>
              <w:rPr>
                <w:del w:id="235" w:author="Soumik Purkayastha" w:date="2026-01-31T07:53:00Z" w16du:dateUtc="2026-01-31T12:53:00Z"/>
                <w:rFonts w:ascii="Arial" w:hAnsi="Arial" w:cs="Arial"/>
                <w:color w:val="000000"/>
              </w:rPr>
              <w:pPrChange w:id="236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37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495EE32E" w14:textId="6E0F878F" w:rsidR="002938A4" w:rsidRPr="009F3D77" w:rsidDel="009F3D77" w:rsidRDefault="002938A4">
            <w:pPr>
              <w:spacing w:after="0" w:line="240" w:lineRule="auto"/>
              <w:jc w:val="center"/>
              <w:rPr>
                <w:del w:id="238" w:author="Soumik Purkayastha" w:date="2026-01-31T07:53:00Z" w16du:dateUtc="2026-01-31T12:53:00Z"/>
                <w:rFonts w:ascii="Arial" w:hAnsi="Arial" w:cs="Arial"/>
                <w:color w:val="000000"/>
              </w:rPr>
              <w:pPrChange w:id="239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40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83E4AC1" w14:textId="64D06285" w:rsidR="002938A4" w:rsidRPr="009F3D77" w:rsidDel="009F3D77" w:rsidRDefault="002938A4">
            <w:pPr>
              <w:spacing w:after="0" w:line="240" w:lineRule="auto"/>
              <w:jc w:val="center"/>
              <w:rPr>
                <w:del w:id="241" w:author="Soumik Purkayastha" w:date="2026-01-31T07:53:00Z" w16du:dateUtc="2026-01-31T12:53:00Z"/>
                <w:rFonts w:ascii="Arial" w:hAnsi="Arial" w:cs="Arial"/>
                <w:color w:val="000000"/>
              </w:rPr>
              <w:pPrChange w:id="242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43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8C6AF4B" w14:textId="296085F9" w:rsidR="002938A4" w:rsidRPr="009F3D77" w:rsidDel="009F3D77" w:rsidRDefault="002938A4">
            <w:pPr>
              <w:spacing w:after="0" w:line="240" w:lineRule="auto"/>
              <w:jc w:val="center"/>
              <w:rPr>
                <w:del w:id="244" w:author="Soumik Purkayastha" w:date="2026-01-31T07:53:00Z" w16du:dateUtc="2026-01-31T12:53:00Z"/>
                <w:rFonts w:ascii="Arial" w:hAnsi="Arial" w:cs="Arial"/>
                <w:color w:val="000000"/>
              </w:rPr>
              <w:pPrChange w:id="245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46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293FC0A4" w14:textId="77006C62" w:rsidR="002938A4" w:rsidRPr="009F3D77" w:rsidDel="009F3D77" w:rsidRDefault="002938A4">
            <w:pPr>
              <w:spacing w:after="0" w:line="240" w:lineRule="auto"/>
              <w:jc w:val="center"/>
              <w:rPr>
                <w:del w:id="247" w:author="Soumik Purkayastha" w:date="2026-01-31T07:53:00Z" w16du:dateUtc="2026-01-31T12:53:00Z"/>
                <w:rFonts w:ascii="Arial" w:hAnsi="Arial" w:cs="Arial"/>
                <w:color w:val="000000"/>
              </w:rPr>
              <w:pPrChange w:id="248" w:author="Soumik Purkayastha" w:date="2026-01-31T07:51:00Z" w16du:dateUtc="2026-01-31T12:51:00Z">
                <w:pPr>
                  <w:jc w:val="center"/>
                </w:pPr>
              </w:pPrChange>
            </w:pP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49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0DCE18BE" w14:textId="664ADE04" w:rsidR="002938A4" w:rsidRPr="009F3D77" w:rsidDel="009F3D77" w:rsidRDefault="002938A4">
            <w:pPr>
              <w:spacing w:after="0" w:line="240" w:lineRule="auto"/>
              <w:jc w:val="center"/>
              <w:rPr>
                <w:del w:id="250" w:author="Soumik Purkayastha" w:date="2026-01-31T07:53:00Z" w16du:dateUtc="2026-01-31T12:53:00Z"/>
                <w:rFonts w:ascii="Arial" w:hAnsi="Arial" w:cs="Arial"/>
                <w:color w:val="000000"/>
              </w:rPr>
              <w:pPrChange w:id="251" w:author="Soumik Purkayastha" w:date="2026-01-31T07:51:00Z" w16du:dateUtc="2026-01-31T12:51:00Z">
                <w:pPr>
                  <w:jc w:val="center"/>
                </w:pPr>
              </w:pPrChange>
            </w:pPr>
          </w:p>
        </w:tc>
      </w:tr>
      <w:tr w:rsidR="009F3D77" w:rsidRPr="009F3D77" w:rsidDel="009F3D77" w14:paraId="152A57A3" w14:textId="77777777" w:rsidTr="009F3D77">
        <w:trPr>
          <w:trHeight w:val="315"/>
          <w:del w:id="252" w:author="Soumik Purkayastha" w:date="2026-01-31T07:52:00Z"/>
          <w:trPrChange w:id="253" w:author="Soumik Purkayastha" w:date="2026-01-31T07:54:00Z" w16du:dateUtc="2026-01-31T12:54:00Z">
            <w:trPr>
              <w:trHeight w:val="315"/>
            </w:trPr>
          </w:trPrChange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54" w:author="Soumik Purkayastha" w:date="2026-01-31T07:54:00Z" w16du:dateUtc="2026-01-31T12:54:00Z">
              <w:tcPr>
                <w:tcW w:w="2425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1BC612F1" w14:textId="43943378" w:rsidR="00647DA6" w:rsidRPr="009F3D77" w:rsidDel="009F3D77" w:rsidRDefault="002938A4">
            <w:pPr>
              <w:spacing w:after="0" w:line="240" w:lineRule="auto"/>
              <w:rPr>
                <w:del w:id="255" w:author="Soumik Purkayastha" w:date="2026-01-31T07:52:00Z" w16du:dateUtc="2026-01-31T12:52:00Z"/>
                <w:rFonts w:ascii="Arial" w:hAnsi="Arial" w:cs="Arial"/>
              </w:rPr>
              <w:pPrChange w:id="256" w:author="Soumik Purkayastha" w:date="2026-01-31T07:51:00Z" w16du:dateUtc="2026-01-31T12:51:00Z">
                <w:pPr>
                  <w:jc w:val="center"/>
                </w:pPr>
              </w:pPrChange>
            </w:pPr>
            <w:del w:id="257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Nonmissing total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58" w:author="Soumik Purkayastha" w:date="2026-01-31T07:54:00Z" w16du:dateUtc="2026-01-31T12:54:00Z">
              <w:tcPr>
                <w:tcW w:w="1141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18D178A0" w14:textId="0D9BCF64" w:rsidR="00647DA6" w:rsidRPr="009F3D77" w:rsidDel="009F3D77" w:rsidRDefault="00DE5F99">
            <w:pPr>
              <w:spacing w:after="0" w:line="240" w:lineRule="auto"/>
              <w:jc w:val="center"/>
              <w:rPr>
                <w:del w:id="259" w:author="Soumik Purkayastha" w:date="2026-01-31T07:52:00Z" w16du:dateUtc="2026-01-31T12:52:00Z"/>
                <w:rFonts w:ascii="Arial" w:hAnsi="Arial" w:cs="Arial"/>
              </w:rPr>
              <w:pPrChange w:id="260" w:author="Soumik Purkayastha" w:date="2026-01-31T07:51:00Z" w16du:dateUtc="2026-01-31T12:51:00Z">
                <w:pPr>
                  <w:jc w:val="center"/>
                </w:pPr>
              </w:pPrChange>
            </w:pPr>
            <w:del w:id="261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94829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62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70D5A22" w14:textId="370C79A4" w:rsidR="00647DA6" w:rsidRPr="009F3D77" w:rsidDel="009F3D77" w:rsidRDefault="00DE5F99">
            <w:pPr>
              <w:spacing w:after="0" w:line="240" w:lineRule="auto"/>
              <w:jc w:val="center"/>
              <w:rPr>
                <w:del w:id="263" w:author="Soumik Purkayastha" w:date="2026-01-31T07:52:00Z" w16du:dateUtc="2026-01-31T12:52:00Z"/>
                <w:rFonts w:ascii="Arial" w:hAnsi="Arial" w:cs="Arial"/>
              </w:rPr>
              <w:pPrChange w:id="264" w:author="Soumik Purkayastha" w:date="2026-01-31T07:51:00Z" w16du:dateUtc="2026-01-31T12:51:00Z">
                <w:pPr>
                  <w:jc w:val="center"/>
                </w:pPr>
              </w:pPrChange>
            </w:pPr>
            <w:del w:id="265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15463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66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1647932F" w14:textId="3876F1E7" w:rsidR="00647DA6" w:rsidRPr="009F3D77" w:rsidDel="009F3D77" w:rsidRDefault="00DE5F99">
            <w:pPr>
              <w:spacing w:after="0" w:line="240" w:lineRule="auto"/>
              <w:jc w:val="center"/>
              <w:rPr>
                <w:del w:id="267" w:author="Soumik Purkayastha" w:date="2026-01-31T07:52:00Z" w16du:dateUtc="2026-01-31T12:52:00Z"/>
                <w:rFonts w:ascii="Arial" w:hAnsi="Arial" w:cs="Arial"/>
              </w:rPr>
              <w:pPrChange w:id="268" w:author="Soumik Purkayastha" w:date="2026-01-31T07:51:00Z" w16du:dateUtc="2026-01-31T12:51:00Z">
                <w:pPr>
                  <w:jc w:val="center"/>
                </w:pPr>
              </w:pPrChange>
            </w:pPr>
            <w:del w:id="269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21080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70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2E63AD4" w14:textId="77CA8188" w:rsidR="00647DA6" w:rsidRPr="009F3D77" w:rsidDel="009F3D77" w:rsidRDefault="00DE5F99">
            <w:pPr>
              <w:spacing w:after="0" w:line="240" w:lineRule="auto"/>
              <w:jc w:val="center"/>
              <w:rPr>
                <w:del w:id="271" w:author="Soumik Purkayastha" w:date="2026-01-31T07:52:00Z" w16du:dateUtc="2026-01-31T12:52:00Z"/>
                <w:rFonts w:ascii="Arial" w:hAnsi="Arial" w:cs="Arial"/>
              </w:rPr>
              <w:pPrChange w:id="272" w:author="Soumik Purkayastha" w:date="2026-01-31T07:51:00Z" w16du:dateUtc="2026-01-31T12:51:00Z">
                <w:pPr>
                  <w:jc w:val="center"/>
                </w:pPr>
              </w:pPrChange>
            </w:pPr>
            <w:del w:id="273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18798</w:delText>
              </w:r>
            </w:del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74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56BBF2A" w14:textId="353DA294" w:rsidR="00647DA6" w:rsidRPr="009F3D77" w:rsidDel="009F3D77" w:rsidRDefault="00DE5F99">
            <w:pPr>
              <w:spacing w:after="0" w:line="240" w:lineRule="auto"/>
              <w:jc w:val="center"/>
              <w:rPr>
                <w:del w:id="275" w:author="Soumik Purkayastha" w:date="2026-01-31T07:52:00Z" w16du:dateUtc="2026-01-31T12:52:00Z"/>
                <w:rFonts w:ascii="Arial" w:hAnsi="Arial" w:cs="Arial"/>
              </w:rPr>
              <w:pPrChange w:id="276" w:author="Soumik Purkayastha" w:date="2026-01-31T07:51:00Z" w16du:dateUtc="2026-01-31T12:51:00Z">
                <w:pPr>
                  <w:jc w:val="center"/>
                </w:pPr>
              </w:pPrChange>
            </w:pPr>
            <w:del w:id="277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16663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78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71919A87" w14:textId="56FC9C6F" w:rsidR="00647DA6" w:rsidRPr="009F3D77" w:rsidDel="009F3D77" w:rsidRDefault="00DE5F99">
            <w:pPr>
              <w:spacing w:after="0" w:line="240" w:lineRule="auto"/>
              <w:jc w:val="center"/>
              <w:rPr>
                <w:del w:id="279" w:author="Soumik Purkayastha" w:date="2026-01-31T07:52:00Z" w16du:dateUtc="2026-01-31T12:52:00Z"/>
                <w:rFonts w:ascii="Arial" w:hAnsi="Arial" w:cs="Arial"/>
              </w:rPr>
              <w:pPrChange w:id="280" w:author="Soumik Purkayastha" w:date="2026-01-31T07:51:00Z" w16du:dateUtc="2026-01-31T12:51:00Z">
                <w:pPr>
                  <w:jc w:val="center"/>
                </w:pPr>
              </w:pPrChange>
            </w:pPr>
            <w:del w:id="281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8138</w:delText>
              </w:r>
            </w:del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82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79E218F0" w14:textId="07F81F4D" w:rsidR="00647DA6" w:rsidRPr="009F3D77" w:rsidDel="009F3D77" w:rsidRDefault="00DE5F99">
            <w:pPr>
              <w:spacing w:after="0" w:line="240" w:lineRule="auto"/>
              <w:jc w:val="center"/>
              <w:rPr>
                <w:del w:id="283" w:author="Soumik Purkayastha" w:date="2026-01-31T07:52:00Z" w16du:dateUtc="2026-01-31T12:52:00Z"/>
                <w:rFonts w:ascii="Arial" w:hAnsi="Arial" w:cs="Arial"/>
              </w:rPr>
              <w:pPrChange w:id="284" w:author="Soumik Purkayastha" w:date="2026-01-31T07:51:00Z" w16du:dateUtc="2026-01-31T12:51:00Z">
                <w:pPr>
                  <w:jc w:val="center"/>
                </w:pPr>
              </w:pPrChange>
            </w:pPr>
            <w:del w:id="285" w:author="Soumik Purkayastha" w:date="2026-01-31T07:52:00Z" w16du:dateUtc="2026-01-31T12:52:00Z">
              <w:r w:rsidRPr="009F3D77" w:rsidDel="009F3D77">
                <w:rPr>
                  <w:rFonts w:ascii="Arial" w:hAnsi="Arial" w:cs="Arial"/>
                </w:rPr>
                <w:delText>14687</w:delText>
              </w:r>
            </w:del>
          </w:p>
        </w:tc>
      </w:tr>
      <w:tr w:rsidR="009F3D77" w:rsidRPr="009F3D77" w14:paraId="55D400BB" w14:textId="77777777" w:rsidTr="009F3D77">
        <w:trPr>
          <w:trHeight w:val="315"/>
          <w:trPrChange w:id="286" w:author="Soumik Purkayastha" w:date="2026-01-31T07:54:00Z" w16du:dateUtc="2026-01-31T12:54:00Z">
            <w:trPr>
              <w:trHeight w:val="315"/>
            </w:trPr>
          </w:trPrChange>
        </w:trPr>
        <w:tc>
          <w:tcPr>
            <w:tcW w:w="2425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87" w:author="Soumik Purkayastha" w:date="2026-01-31T07:54:00Z" w16du:dateUtc="2026-01-31T12:54:00Z">
              <w:tcPr>
                <w:tcW w:w="2425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7EA0990B" w14:textId="77777777" w:rsidR="009F3D77" w:rsidRPr="009F3D77" w:rsidRDefault="009F3D77" w:rsidP="009F3D77">
            <w:pPr>
              <w:spacing w:after="0" w:line="240" w:lineRule="auto"/>
              <w:rPr>
                <w:ins w:id="288" w:author="Soumik Purkayastha" w:date="2026-01-31T07:52:00Z" w16du:dateUtc="2026-01-31T12:52:00Z"/>
                <w:rFonts w:ascii="Arial" w:hAnsi="Arial" w:cs="Arial"/>
              </w:rPr>
            </w:pPr>
            <w:ins w:id="289" w:author="Soumik Purkayastha" w:date="2026-01-31T07:52:00Z" w16du:dateUtc="2026-01-31T12:52:00Z">
              <w:r w:rsidRPr="009F3D77">
                <w:rPr>
                  <w:rFonts w:ascii="Arial" w:hAnsi="Arial" w:cs="Arial"/>
                </w:rPr>
                <w:t>Hepatitis C RNA+</w:t>
              </w:r>
            </w:ins>
          </w:p>
          <w:p w14:paraId="44487E0B" w14:textId="475DA5B9" w:rsidR="009F3D77" w:rsidRPr="009F3D77" w:rsidRDefault="009F3D77">
            <w:pPr>
              <w:spacing w:after="0" w:line="240" w:lineRule="auto"/>
              <w:rPr>
                <w:rFonts w:ascii="Arial" w:hAnsi="Arial" w:cs="Arial"/>
                <w:rPrChange w:id="290" w:author="Soumik Purkayastha" w:date="2026-01-31T07:54:00Z" w16du:dateUtc="2026-01-31T12:54:00Z">
                  <w:rPr>
                    <w:rFonts w:ascii="Arial" w:hAnsi="Arial" w:cs="Arial"/>
                    <w:b/>
                    <w:bCs/>
                  </w:rPr>
                </w:rPrChange>
              </w:rPr>
              <w:pPrChange w:id="291" w:author="Soumik Purkayastha" w:date="2026-01-31T07:51:00Z" w16du:dateUtc="2026-01-31T12:51:00Z">
                <w:pPr>
                  <w:jc w:val="center"/>
                </w:pPr>
              </w:pPrChange>
            </w:pPr>
            <w:ins w:id="292" w:author="Soumik Purkayastha" w:date="2026-01-31T07:53:00Z" w16du:dateUtc="2026-01-31T12:53:00Z">
              <w:r w:rsidRPr="009F3D77">
                <w:rPr>
                  <w:rFonts w:ascii="Arial" w:hAnsi="Arial" w:cs="Arial"/>
                  <w:rPrChange w:id="293" w:author="Soumik Purkayastha" w:date="2026-01-31T07:54:00Z" w16du:dateUtc="2026-01-31T12:54:00Z">
                    <w:rPr>
                      <w:rFonts w:ascii="Arial" w:hAnsi="Arial" w:cs="Arial"/>
                      <w:b/>
                      <w:bCs/>
                    </w:rPr>
                  </w:rPrChange>
                </w:rPr>
                <w:t>[N (%)]</w:t>
              </w:r>
            </w:ins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94" w:author="Soumik Purkayastha" w:date="2026-01-31T07:54:00Z" w16du:dateUtc="2026-01-31T12:54:00Z">
              <w:tcPr>
                <w:tcW w:w="1141" w:type="dxa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2C184ED4" w14:textId="565FCEF8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295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 xml:space="preserve">4558 </w:t>
            </w:r>
            <w:ins w:id="296" w:author="Soumik Purkayastha" w:date="2026-01-31T07:53:00Z" w16du:dateUtc="2026-01-31T12:53:00Z">
              <w:r w:rsidRPr="009F3D77">
                <w:rPr>
                  <w:rFonts w:ascii="Arial" w:hAnsi="Arial" w:cs="Arial"/>
                </w:rPr>
                <w:br/>
              </w:r>
            </w:ins>
            <w:r w:rsidRPr="009F3D77">
              <w:rPr>
                <w:rFonts w:ascii="Arial" w:hAnsi="Arial" w:cs="Arial"/>
              </w:rPr>
              <w:t>(4.8)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97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B94E4E5" w14:textId="004AA824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298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 xml:space="preserve">2376 </w:t>
            </w:r>
            <w:ins w:id="299" w:author="Soumik Purkayastha" w:date="2026-01-31T07:53:00Z" w16du:dateUtc="2026-01-31T12:53:00Z">
              <w:r w:rsidRPr="009F3D77">
                <w:rPr>
                  <w:rFonts w:ascii="Arial" w:hAnsi="Arial" w:cs="Arial"/>
                </w:rPr>
                <w:br/>
              </w:r>
            </w:ins>
            <w:r w:rsidRPr="009F3D77">
              <w:rPr>
                <w:rFonts w:ascii="Arial" w:hAnsi="Arial" w:cs="Arial"/>
              </w:rPr>
              <w:t>(15.3)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0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8076251" w14:textId="5CF7FA64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01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527</w:t>
            </w:r>
          </w:p>
          <w:p w14:paraId="5A1E02C7" w14:textId="7BC53822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02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(2.5)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3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4C5D611D" w14:textId="129DF38F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04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 xml:space="preserve">585 </w:t>
            </w:r>
            <w:ins w:id="305" w:author="Soumik Purkayastha" w:date="2026-01-31T07:53:00Z" w16du:dateUtc="2026-01-31T12:53:00Z">
              <w:r w:rsidRPr="009F3D77">
                <w:rPr>
                  <w:rFonts w:ascii="Arial" w:hAnsi="Arial" w:cs="Arial"/>
                </w:rPr>
                <w:br/>
              </w:r>
            </w:ins>
            <w:r w:rsidRPr="009F3D77">
              <w:rPr>
                <w:rFonts w:ascii="Arial" w:hAnsi="Arial" w:cs="Arial"/>
              </w:rPr>
              <w:t>(3.1)</w:t>
            </w:r>
          </w:p>
        </w:tc>
        <w:tc>
          <w:tcPr>
            <w:tcW w:w="1529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6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59770B02" w14:textId="304DAD6A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07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489</w:t>
            </w:r>
          </w:p>
          <w:p w14:paraId="356360B0" w14:textId="2E53A1E8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08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(2.9)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9" w:author="Soumik Purkayastha" w:date="2026-01-31T07:54:00Z" w16du:dateUtc="2026-01-31T12:54:00Z">
              <w:tcPr>
                <w:tcW w:w="1594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3D5CCCB9" w14:textId="2F02823E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10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182</w:t>
            </w:r>
          </w:p>
          <w:p w14:paraId="408120E5" w14:textId="46EE41BD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11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(2.2)</w:t>
            </w:r>
          </w:p>
        </w:tc>
        <w:tc>
          <w:tcPr>
            <w:tcW w:w="1530" w:type="dxa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12" w:author="Soumik Purkayastha" w:date="2026-01-31T07:54:00Z" w16du:dateUtc="2026-01-31T12:54:00Z">
              <w:tcPr>
                <w:tcW w:w="1595" w:type="dxa"/>
                <w:gridSpan w:val="2"/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center"/>
              </w:tcPr>
            </w:tcPrChange>
          </w:tcPr>
          <w:p w14:paraId="60C60BAC" w14:textId="77777777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13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399</w:t>
            </w:r>
          </w:p>
          <w:p w14:paraId="34D7CCAE" w14:textId="0E4B49FC" w:rsidR="009F3D77" w:rsidRPr="009F3D77" w:rsidRDefault="009F3D77">
            <w:pPr>
              <w:spacing w:after="0" w:line="240" w:lineRule="auto"/>
              <w:jc w:val="center"/>
              <w:rPr>
                <w:rFonts w:ascii="Arial" w:hAnsi="Arial" w:cs="Arial"/>
              </w:rPr>
              <w:pPrChange w:id="314" w:author="Soumik Purkayastha" w:date="2026-01-31T07:51:00Z" w16du:dateUtc="2026-01-31T12:51:00Z">
                <w:pPr>
                  <w:jc w:val="center"/>
                </w:pPr>
              </w:pPrChange>
            </w:pPr>
            <w:r w:rsidRPr="009F3D77">
              <w:rPr>
                <w:rFonts w:ascii="Arial" w:hAnsi="Arial" w:cs="Arial"/>
              </w:rPr>
              <w:t>(2.7)</w:t>
            </w:r>
          </w:p>
        </w:tc>
      </w:tr>
    </w:tbl>
    <w:p w14:paraId="4623B312" w14:textId="77777777" w:rsidR="00A65550" w:rsidRPr="009F3D77" w:rsidRDefault="00A65550">
      <w:pPr>
        <w:spacing w:after="0" w:line="240" w:lineRule="auto"/>
        <w:rPr>
          <w:rFonts w:ascii="Arial" w:hAnsi="Arial" w:cs="Arial"/>
          <w:rPrChange w:id="315" w:author="Soumik Purkayastha" w:date="2026-01-31T07:54:00Z" w16du:dateUtc="2026-01-31T12:54:00Z">
            <w:rPr/>
          </w:rPrChange>
        </w:rPr>
        <w:pPrChange w:id="316" w:author="Soumik Purkayastha" w:date="2026-01-31T07:50:00Z" w16du:dateUtc="2026-01-31T12:50:00Z">
          <w:pPr/>
        </w:pPrChange>
      </w:pPr>
    </w:p>
    <w:p w14:paraId="30E801A3" w14:textId="77777777" w:rsidR="00647DA6" w:rsidRPr="009F3D77" w:rsidRDefault="00647DA6">
      <w:pPr>
        <w:spacing w:after="0" w:line="240" w:lineRule="auto"/>
        <w:rPr>
          <w:rFonts w:ascii="Arial" w:hAnsi="Arial" w:cs="Arial"/>
          <w:rPrChange w:id="317" w:author="Soumik Purkayastha" w:date="2026-01-31T07:54:00Z" w16du:dateUtc="2026-01-31T12:54:00Z">
            <w:rPr/>
          </w:rPrChange>
        </w:rPr>
        <w:pPrChange w:id="318" w:author="Soumik Purkayastha" w:date="2026-01-31T07:50:00Z" w16du:dateUtc="2026-01-31T12:50:00Z">
          <w:pPr/>
        </w:pPrChange>
      </w:pPr>
    </w:p>
    <w:sectPr w:rsidR="00647DA6" w:rsidRPr="009F3D77" w:rsidSect="005725B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Soumik Purkayastha" w:date="2026-01-31T07:55:00Z" w:initials="SP">
    <w:p w14:paraId="2F3017F9" w14:textId="77777777" w:rsidR="00FB71FC" w:rsidRDefault="00FB71FC" w:rsidP="00FB71FC">
      <w:r>
        <w:rPr>
          <w:rStyle w:val="CommentReference"/>
        </w:rPr>
        <w:annotationRef/>
      </w:r>
      <w:r>
        <w:rPr>
          <w:sz w:val="20"/>
          <w:szCs w:val="20"/>
        </w:rPr>
        <w:t xml:space="preserve">I recommend removing the “nonmissing total values” for now - those numbers were making the rest of the table hard to follow.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F3017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2319AD0" w16cex:dateUtc="2026-01-31T1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F3017F9" w16cid:durableId="12319A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5883D" w14:textId="77777777" w:rsidR="00465E96" w:rsidRDefault="00465E96" w:rsidP="005725B9">
      <w:pPr>
        <w:spacing w:after="0" w:line="240" w:lineRule="auto"/>
      </w:pPr>
      <w:r>
        <w:separator/>
      </w:r>
    </w:p>
  </w:endnote>
  <w:endnote w:type="continuationSeparator" w:id="0">
    <w:p w14:paraId="4F1373E7" w14:textId="77777777" w:rsidR="00465E96" w:rsidRDefault="00465E96" w:rsidP="005725B9">
      <w:pPr>
        <w:spacing w:after="0" w:line="240" w:lineRule="auto"/>
      </w:pPr>
      <w:r>
        <w:continuationSeparator/>
      </w:r>
    </w:p>
  </w:endnote>
  <w:endnote w:type="continuationNotice" w:id="1">
    <w:p w14:paraId="403723EB" w14:textId="77777777" w:rsidR="00826465" w:rsidRDefault="008264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A772E" w14:textId="77777777" w:rsidR="00465E96" w:rsidRDefault="00465E96" w:rsidP="005725B9">
      <w:pPr>
        <w:spacing w:after="0" w:line="240" w:lineRule="auto"/>
      </w:pPr>
      <w:r>
        <w:separator/>
      </w:r>
    </w:p>
  </w:footnote>
  <w:footnote w:type="continuationSeparator" w:id="0">
    <w:p w14:paraId="2C8C7A93" w14:textId="77777777" w:rsidR="00465E96" w:rsidRDefault="00465E96" w:rsidP="005725B9">
      <w:pPr>
        <w:spacing w:after="0" w:line="240" w:lineRule="auto"/>
      </w:pPr>
      <w:r>
        <w:continuationSeparator/>
      </w:r>
    </w:p>
  </w:footnote>
  <w:footnote w:type="continuationNotice" w:id="1">
    <w:p w14:paraId="24C9E975" w14:textId="77777777" w:rsidR="00826465" w:rsidRDefault="00826465">
      <w:pPr>
        <w:spacing w:after="0" w:line="240" w:lineRule="auto"/>
      </w:pPr>
    </w:p>
  </w:footnote>
  <w:footnote w:id="2">
    <w:p w14:paraId="0510F1E2" w14:textId="7ADE8C1C" w:rsidR="00647DA6" w:rsidRDefault="00647DA6" w:rsidP="00647DA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E1143">
        <w:t xml:space="preserve">A </w:t>
      </w:r>
      <w:r>
        <w:t xml:space="preserve">deceased </w:t>
      </w:r>
      <w:r w:rsidRPr="006E1143">
        <w:t xml:space="preserve">donor </w:t>
      </w:r>
      <w:r>
        <w:t>may</w:t>
      </w:r>
      <w:r w:rsidRPr="006E1143">
        <w:t xml:space="preserve"> </w:t>
      </w:r>
      <w:r>
        <w:t xml:space="preserve">donate </w:t>
      </w:r>
      <w:r w:rsidRPr="006E1143">
        <w:t>kidneys</w:t>
      </w:r>
      <w:r w:rsidR="00662509">
        <w:t xml:space="preserve"> </w:t>
      </w:r>
      <w:r w:rsidRPr="006E1143">
        <w:t xml:space="preserve">to more than one recipient. </w:t>
      </w:r>
      <w:r>
        <w:t>Data represent unique donors</w:t>
      </w:r>
    </w:p>
    <w:p w14:paraId="0BD7808A" w14:textId="761C132F" w:rsidR="00647DA6" w:rsidRDefault="00647DA6">
      <w:pPr>
        <w:pStyle w:val="FootnoteText"/>
      </w:pP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oumik Purkayastha">
    <w15:presenceInfo w15:providerId="None" w15:userId="Soumik Purkayasth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12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B9"/>
    <w:rsid w:val="000F1864"/>
    <w:rsid w:val="00151002"/>
    <w:rsid w:val="001B2E40"/>
    <w:rsid w:val="002938A4"/>
    <w:rsid w:val="002C7A84"/>
    <w:rsid w:val="0031210F"/>
    <w:rsid w:val="00365112"/>
    <w:rsid w:val="00442CD5"/>
    <w:rsid w:val="00465E96"/>
    <w:rsid w:val="005725B9"/>
    <w:rsid w:val="00640EE4"/>
    <w:rsid w:val="00647DA6"/>
    <w:rsid w:val="00662509"/>
    <w:rsid w:val="007167D7"/>
    <w:rsid w:val="007B2251"/>
    <w:rsid w:val="00826465"/>
    <w:rsid w:val="00890CF1"/>
    <w:rsid w:val="008B5B4D"/>
    <w:rsid w:val="008B7191"/>
    <w:rsid w:val="008D20E9"/>
    <w:rsid w:val="009E38AE"/>
    <w:rsid w:val="009F104D"/>
    <w:rsid w:val="009F3D77"/>
    <w:rsid w:val="00A65550"/>
    <w:rsid w:val="00C00195"/>
    <w:rsid w:val="00CF29A3"/>
    <w:rsid w:val="00DB0B4E"/>
    <w:rsid w:val="00DE5F99"/>
    <w:rsid w:val="00DF3CF1"/>
    <w:rsid w:val="00E24A7E"/>
    <w:rsid w:val="00F213EE"/>
    <w:rsid w:val="00FB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136D"/>
  <w15:chartTrackingRefBased/>
  <w15:docId w15:val="{AFF56127-76FE-1E4C-BB69-5E524D29A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5B9"/>
    <w:pPr>
      <w:spacing w:line="48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5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5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5B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5B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5B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5B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5B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5B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5B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2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5B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2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5B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2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5B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2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5B9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5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5B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725B9"/>
    <w:rPr>
      <w:vertAlign w:val="superscript"/>
    </w:rPr>
  </w:style>
  <w:style w:type="paragraph" w:styleId="Revision">
    <w:name w:val="Revision"/>
    <w:hidden/>
    <w:uiPriority w:val="99"/>
    <w:semiHidden/>
    <w:rsid w:val="0082646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26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6465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826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6465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B71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71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71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1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1F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4F8743-60CF-E649-BB83-1DB1D25583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Vrishketan</dc:creator>
  <cp:keywords/>
  <dc:description/>
  <cp:lastModifiedBy>Soumik Purkayastha</cp:lastModifiedBy>
  <cp:revision>2</cp:revision>
  <dcterms:created xsi:type="dcterms:W3CDTF">2026-01-31T14:09:00Z</dcterms:created>
  <dcterms:modified xsi:type="dcterms:W3CDTF">2026-01-31T14:09:00Z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e4b1be8-281e-475d-98b0-21c3457e5a46_Enabled">
    <vt:lpwstr>true</vt:lpwstr>
  </property>
  <property fmtid="{D5CDD505-2E9C-101B-9397-08002B2CF9AE}" pid="3" name="MSIP_Label_5e4b1be8-281e-475d-98b0-21c3457e5a46_SetDate">
    <vt:lpwstr>2025-09-23T15:33:27Z</vt:lpwstr>
  </property>
  <property fmtid="{D5CDD505-2E9C-101B-9397-08002B2CF9AE}" pid="4" name="MSIP_Label_5e4b1be8-281e-475d-98b0-21c3457e5a46_Method">
    <vt:lpwstr>Standard</vt:lpwstr>
  </property>
  <property fmtid="{D5CDD505-2E9C-101B-9397-08002B2CF9AE}" pid="5" name="MSIP_Label_5e4b1be8-281e-475d-98b0-21c3457e5a46_Name">
    <vt:lpwstr>Public</vt:lpwstr>
  </property>
  <property fmtid="{D5CDD505-2E9C-101B-9397-08002B2CF9AE}" pid="6" name="MSIP_Label_5e4b1be8-281e-475d-98b0-21c3457e5a46_SiteId">
    <vt:lpwstr>8b3dd73e-4e72-4679-b191-56da1588712b</vt:lpwstr>
  </property>
  <property fmtid="{D5CDD505-2E9C-101B-9397-08002B2CF9AE}" pid="7" name="MSIP_Label_5e4b1be8-281e-475d-98b0-21c3457e5a46_ActionId">
    <vt:lpwstr>bef70409-f360-45e3-a848-fcb492f28ad4</vt:lpwstr>
  </property>
  <property fmtid="{D5CDD505-2E9C-101B-9397-08002B2CF9AE}" pid="8" name="MSIP_Label_5e4b1be8-281e-475d-98b0-21c3457e5a46_ContentBits">
    <vt:lpwstr>0</vt:lpwstr>
  </property>
  <property fmtid="{D5CDD505-2E9C-101B-9397-08002B2CF9AE}" pid="9" name="MSIP_Label_5e4b1be8-281e-475d-98b0-21c3457e5a46_Tag">
    <vt:lpwstr>50, 3, 0, 1</vt:lpwstr>
  </property>
</Properties>
</file>