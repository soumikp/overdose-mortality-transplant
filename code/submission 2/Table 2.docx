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52234" w14:textId="091210EA" w:rsidR="005725B9" w:rsidRPr="00CE7D09" w:rsidRDefault="005725B9" w:rsidP="00CE7D09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CE7D09">
        <w:rPr>
          <w:rFonts w:ascii="Arial" w:hAnsi="Arial" w:cs="Arial"/>
          <w:b/>
          <w:bCs/>
          <w:sz w:val="22"/>
          <w:szCs w:val="22"/>
        </w:rPr>
        <w:t xml:space="preserve">Table </w:t>
      </w:r>
      <w:r w:rsidR="00B66C2A" w:rsidRPr="00CE7D09">
        <w:rPr>
          <w:rFonts w:ascii="Arial" w:hAnsi="Arial" w:cs="Arial"/>
          <w:b/>
          <w:bCs/>
          <w:sz w:val="22"/>
          <w:szCs w:val="22"/>
        </w:rPr>
        <w:t>2</w:t>
      </w:r>
      <w:r w:rsidRPr="00CE7D09">
        <w:rPr>
          <w:rFonts w:ascii="Arial" w:hAnsi="Arial" w:cs="Arial"/>
          <w:b/>
          <w:bCs/>
          <w:sz w:val="22"/>
          <w:szCs w:val="22"/>
        </w:rPr>
        <w:t>: Deceased donor</w:t>
      </w:r>
      <w:r w:rsidR="002938A4" w:rsidRPr="00CE7D09">
        <w:rPr>
          <w:rFonts w:ascii="Arial" w:hAnsi="Arial" w:cs="Arial"/>
          <w:b/>
          <w:bCs/>
          <w:sz w:val="22"/>
          <w:szCs w:val="22"/>
        </w:rPr>
        <w:t>s</w:t>
      </w:r>
      <w:r w:rsidR="008B43CF" w:rsidRPr="00CE7D09">
        <w:rPr>
          <w:rFonts w:ascii="Arial" w:hAnsi="Arial" w:cs="Arial"/>
          <w:b/>
          <w:bCs/>
          <w:sz w:val="22"/>
          <w:szCs w:val="22"/>
        </w:rPr>
        <w:t>,</w:t>
      </w:r>
      <w:r w:rsidR="00647DA6" w:rsidRPr="00CE7D09">
        <w:rPr>
          <w:rStyle w:val="FootnoteReference"/>
          <w:rFonts w:ascii="Arial" w:hAnsi="Arial" w:cs="Arial"/>
          <w:b/>
          <w:bCs/>
          <w:sz w:val="22"/>
          <w:szCs w:val="22"/>
        </w:rPr>
        <w:footnoteReference w:id="1"/>
      </w:r>
      <w:r w:rsidR="00C160C3" w:rsidRPr="00CE7D09">
        <w:rPr>
          <w:rFonts w:ascii="Arial" w:hAnsi="Arial" w:cs="Arial"/>
          <w:b/>
          <w:bCs/>
          <w:sz w:val="22"/>
          <w:szCs w:val="22"/>
        </w:rPr>
        <w:t xml:space="preserve"> associated with</w:t>
      </w:r>
      <w:r w:rsidR="002938A4" w:rsidRPr="00CE7D09">
        <w:rPr>
          <w:rFonts w:ascii="Arial" w:hAnsi="Arial" w:cs="Arial"/>
          <w:b/>
          <w:bCs/>
          <w:sz w:val="22"/>
          <w:szCs w:val="22"/>
        </w:rPr>
        <w:t xml:space="preserve"> </w:t>
      </w:r>
      <w:r w:rsidR="00647DA6" w:rsidRPr="00CE7D09">
        <w:rPr>
          <w:rFonts w:ascii="Arial" w:hAnsi="Arial" w:cs="Arial"/>
          <w:b/>
          <w:bCs/>
          <w:sz w:val="22"/>
          <w:szCs w:val="22"/>
        </w:rPr>
        <w:t xml:space="preserve">liver </w:t>
      </w:r>
      <w:r w:rsidRPr="00CE7D09">
        <w:rPr>
          <w:rFonts w:ascii="Arial" w:hAnsi="Arial" w:cs="Arial"/>
          <w:b/>
          <w:bCs/>
          <w:sz w:val="22"/>
          <w:szCs w:val="22"/>
        </w:rPr>
        <w:t>transplants</w:t>
      </w:r>
      <w:r w:rsidR="002938A4" w:rsidRPr="00CE7D09">
        <w:rPr>
          <w:rFonts w:ascii="Arial" w:hAnsi="Arial" w:cs="Arial"/>
          <w:b/>
          <w:bCs/>
          <w:sz w:val="22"/>
          <w:szCs w:val="22"/>
        </w:rPr>
        <w:t xml:space="preserve">, </w:t>
      </w:r>
      <w:r w:rsidRPr="00CE7D09">
        <w:rPr>
          <w:rFonts w:ascii="Arial" w:hAnsi="Arial" w:cs="Arial"/>
          <w:b/>
          <w:bCs/>
          <w:sz w:val="22"/>
          <w:szCs w:val="22"/>
        </w:rPr>
        <w:t>stratified by donor mechanism of death</w:t>
      </w:r>
      <w:r w:rsidR="002938A4" w:rsidRPr="00CE7D09">
        <w:rPr>
          <w:rFonts w:ascii="Arial" w:hAnsi="Arial" w:cs="Arial"/>
          <w:b/>
          <w:bCs/>
          <w:sz w:val="22"/>
          <w:szCs w:val="22"/>
        </w:rPr>
        <w:t xml:space="preserve"> (2015-2024)</w:t>
      </w:r>
    </w:p>
    <w:tbl>
      <w:tblPr>
        <w:tblW w:w="131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1258"/>
        <w:gridCol w:w="1691"/>
        <w:gridCol w:w="1466"/>
        <w:gridCol w:w="1401"/>
        <w:gridCol w:w="2264"/>
        <w:gridCol w:w="1573"/>
        <w:gridCol w:w="1401"/>
        <w:tblGridChange w:id="0">
          <w:tblGrid>
            <w:gridCol w:w="2078"/>
            <w:gridCol w:w="1258"/>
            <w:gridCol w:w="1691"/>
            <w:gridCol w:w="1466"/>
            <w:gridCol w:w="1401"/>
            <w:gridCol w:w="2264"/>
            <w:gridCol w:w="1573"/>
            <w:gridCol w:w="1401"/>
          </w:tblGrid>
        </w:tblGridChange>
      </w:tblGrid>
      <w:tr w:rsidR="00890CF1" w:rsidRPr="00CE7D09" w14:paraId="28C0E5C8" w14:textId="77777777" w:rsidTr="00A21ACF">
        <w:trPr>
          <w:trHeight w:val="315"/>
        </w:trPr>
        <w:tc>
          <w:tcPr>
            <w:tcW w:w="207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E29D0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  <w:sz w:val="22"/>
                <w:szCs w:val="22"/>
              </w:rPr>
            </w:pPr>
          </w:p>
        </w:tc>
        <w:tc>
          <w:tcPr>
            <w:tcW w:w="1258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6F33E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Overall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E73D4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Drug overdose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E71D8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ICH/Stroke</w:t>
            </w:r>
          </w:p>
        </w:tc>
        <w:tc>
          <w:tcPr>
            <w:tcW w:w="140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23F89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Blunt injury</w:t>
            </w:r>
          </w:p>
        </w:tc>
        <w:tc>
          <w:tcPr>
            <w:tcW w:w="22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C6354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Cardiovascular</w:t>
            </w:r>
          </w:p>
        </w:tc>
        <w:tc>
          <w:tcPr>
            <w:tcW w:w="1573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BB7153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Gunshot wound</w:t>
            </w:r>
          </w:p>
        </w:tc>
        <w:tc>
          <w:tcPr>
            <w:tcW w:w="140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F72E87" w14:textId="77777777" w:rsidR="005725B9" w:rsidRPr="00CE7D09" w:rsidRDefault="005725B9" w:rsidP="00A21AC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CE7D09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Others</w:t>
            </w:r>
          </w:p>
        </w:tc>
      </w:tr>
      <w:tr w:rsidR="002938A4" w:rsidRPr="00CE7D09" w14:paraId="7BEF2092" w14:textId="77777777" w:rsidTr="00A21ACF">
        <w:tblPrEx>
          <w:tblW w:w="13132" w:type="dxa"/>
          <w:tblCellMar>
            <w:left w:w="0" w:type="dxa"/>
            <w:right w:w="0" w:type="dxa"/>
          </w:tblCellMar>
          <w:tblPrExChange w:id="1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trPrChange w:id="2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9CE0106" w14:textId="7D39DB00" w:rsidR="002938A4" w:rsidRPr="00CE7D09" w:rsidRDefault="002938A4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4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F09FE12" w14:textId="7F79A3C7" w:rsidR="002938A4" w:rsidRPr="00CE7D09" w:rsidRDefault="00CF29A3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8385</w:t>
            </w:r>
            <w:ins w:id="5" w:author="Soumik Purkayastha" w:date="2026-01-31T09:18:00Z" w16du:dateUtc="2026-01-31T14:18:00Z">
              <w:r w:rsidR="002B798A">
                <w:rPr>
                  <w:rFonts w:ascii="Arial" w:hAnsi="Arial" w:cs="Arial"/>
                  <w:sz w:val="22"/>
                  <w:szCs w:val="22"/>
                </w:rPr>
                <w:t>8</w:t>
              </w:r>
            </w:ins>
            <w:del w:id="6" w:author="Soumik Purkayastha" w:date="2026-01-31T09:18:00Z" w16du:dateUtc="2026-01-31T14:18:00Z">
              <w:r w:rsidRPr="00CE7D09" w:rsidDel="002B798A">
                <w:rPr>
                  <w:rFonts w:ascii="Arial" w:hAnsi="Arial" w:cs="Arial"/>
                  <w:sz w:val="22"/>
                  <w:szCs w:val="22"/>
                </w:rPr>
                <w:delText>9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D64EFE7" w14:textId="36F86DA4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13395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9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45431F5" w14:textId="5B636BBA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22167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D0D50F4" w14:textId="03D3DE4C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14966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3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2E78F63" w14:textId="668E0FC1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14780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5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78748E45" w14:textId="32A63843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7487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A82EDF2" w14:textId="0457FC77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11063</w:t>
            </w:r>
          </w:p>
        </w:tc>
      </w:tr>
      <w:tr w:rsidR="002938A4" w:rsidRPr="00CE7D09" w14:paraId="08E1EE78" w14:textId="77777777" w:rsidTr="00A21ACF">
        <w:tblPrEx>
          <w:tblW w:w="13132" w:type="dxa"/>
          <w:tblCellMar>
            <w:left w:w="0" w:type="dxa"/>
            <w:right w:w="0" w:type="dxa"/>
          </w:tblCellMar>
          <w:tblPrExChange w:id="19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trPrChange w:id="20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1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12CF7C0" w14:textId="492CCB22" w:rsidR="002938A4" w:rsidRPr="00CE7D09" w:rsidRDefault="002938A4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Age</w:t>
            </w:r>
            <w:r w:rsidR="00B66C2A" w:rsidRPr="00CE7D09">
              <w:rPr>
                <w:rFonts w:ascii="Arial" w:hAnsi="Arial" w:cs="Arial"/>
                <w:sz w:val="22"/>
                <w:szCs w:val="22"/>
              </w:rPr>
              <w:t xml:space="preserve"> (years)</w:t>
            </w:r>
            <w:r w:rsidRPr="00CE7D09">
              <w:rPr>
                <w:rFonts w:ascii="Arial" w:hAnsi="Arial" w:cs="Arial"/>
                <w:sz w:val="22"/>
                <w:szCs w:val="22"/>
              </w:rPr>
              <w:t xml:space="preserve"> [Median (IQR)] </w:t>
            </w:r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2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F3EED4B" w14:textId="77777777" w:rsidR="00A21ACF" w:rsidRDefault="00CF29A3" w:rsidP="00A21ACF">
            <w:pPr>
              <w:spacing w:after="0" w:line="240" w:lineRule="auto"/>
              <w:jc w:val="center"/>
              <w:rPr>
                <w:ins w:id="23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40 </w:t>
            </w:r>
          </w:p>
          <w:p w14:paraId="75295737" w14:textId="4563C30F" w:rsidR="002938A4" w:rsidRPr="00CE7D09" w:rsidRDefault="00CF29A3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(28-54)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F8DBE37" w14:textId="77777777" w:rsidR="00A21ACF" w:rsidRDefault="00890CF1" w:rsidP="00A21ACF">
            <w:pPr>
              <w:spacing w:after="0" w:line="240" w:lineRule="auto"/>
              <w:jc w:val="center"/>
              <w:rPr>
                <w:ins w:id="25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34 </w:t>
            </w:r>
          </w:p>
          <w:p w14:paraId="4E03CA59" w14:textId="1461307C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(28-42)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9D0FC86" w14:textId="77777777" w:rsidR="00A21ACF" w:rsidRDefault="00890CF1" w:rsidP="00A21ACF">
            <w:pPr>
              <w:spacing w:after="0" w:line="240" w:lineRule="auto"/>
              <w:jc w:val="center"/>
              <w:rPr>
                <w:ins w:id="28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53 </w:t>
            </w:r>
          </w:p>
          <w:p w14:paraId="02768B6E" w14:textId="51CB92F1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9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(43-61)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73EBF99E" w14:textId="77777777" w:rsidR="00A21ACF" w:rsidRDefault="00890CF1" w:rsidP="00A21ACF">
            <w:pPr>
              <w:spacing w:after="0" w:line="240" w:lineRule="auto"/>
              <w:jc w:val="center"/>
              <w:rPr>
                <w:ins w:id="31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31 </w:t>
            </w:r>
          </w:p>
          <w:p w14:paraId="18CFBF4C" w14:textId="28738CC4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(21-47)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3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E44A593" w14:textId="77777777" w:rsidR="00A21ACF" w:rsidRDefault="00890CF1" w:rsidP="00A21ACF">
            <w:pPr>
              <w:spacing w:after="0" w:line="240" w:lineRule="auto"/>
              <w:jc w:val="center"/>
              <w:rPr>
                <w:ins w:id="34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48 </w:t>
            </w:r>
          </w:p>
          <w:p w14:paraId="74EA9343" w14:textId="3CBC48E1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5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(35-58)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6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2AD5561" w14:textId="77777777" w:rsidR="00A21ACF" w:rsidRDefault="00890CF1" w:rsidP="00A21ACF">
            <w:pPr>
              <w:spacing w:after="0" w:line="240" w:lineRule="auto"/>
              <w:jc w:val="center"/>
              <w:rPr>
                <w:ins w:id="37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26</w:t>
            </w:r>
          </w:p>
          <w:p w14:paraId="66205B36" w14:textId="6134D3C7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 (20-36)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9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2CE0FBC" w14:textId="77777777" w:rsidR="00A21ACF" w:rsidRDefault="00890CF1" w:rsidP="00A21ACF">
            <w:pPr>
              <w:spacing w:after="0" w:line="240" w:lineRule="auto"/>
              <w:jc w:val="center"/>
              <w:rPr>
                <w:ins w:id="40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33 </w:t>
            </w:r>
          </w:p>
          <w:p w14:paraId="025819C9" w14:textId="09231AF6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4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(21-47)</w:t>
            </w:r>
          </w:p>
        </w:tc>
      </w:tr>
      <w:tr w:rsidR="00890CF1" w:rsidRPr="00CE7D09" w14:paraId="7770DCB7" w14:textId="77777777" w:rsidTr="00A21ACF">
        <w:tblPrEx>
          <w:tblW w:w="13132" w:type="dxa"/>
          <w:tblCellMar>
            <w:left w:w="0" w:type="dxa"/>
            <w:right w:w="0" w:type="dxa"/>
          </w:tblCellMar>
          <w:tblPrExChange w:id="42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trPrChange w:id="43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44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6836831" w14:textId="77777777" w:rsidR="002938A4" w:rsidRDefault="002938A4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Females </w:t>
            </w:r>
          </w:p>
          <w:p w14:paraId="05E3AEAB" w14:textId="65A6D274" w:rsidR="00A21ACF" w:rsidRPr="00CE7D09" w:rsidRDefault="00A21ACF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[N (%)]</w:t>
            </w:r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45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AB07751" w14:textId="4153C202" w:rsidR="002938A4" w:rsidRPr="00CE7D09" w:rsidRDefault="00CF29A3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32710 (39.0)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46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C3A6A68" w14:textId="77777777" w:rsidR="009D53E7" w:rsidRDefault="00890CF1" w:rsidP="00A21ACF">
            <w:pPr>
              <w:spacing w:after="0" w:line="240" w:lineRule="auto"/>
              <w:jc w:val="center"/>
              <w:rPr>
                <w:ins w:id="47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5293 </w:t>
            </w:r>
          </w:p>
          <w:p w14:paraId="2EDE23D0" w14:textId="7A348760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4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(39.5)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49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B109DAF" w14:textId="0BF6FE91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5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11095 (50.1)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51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9AEFA38" w14:textId="77777777" w:rsidR="009D53E7" w:rsidRDefault="00890CF1" w:rsidP="00A21ACF">
            <w:pPr>
              <w:spacing w:after="0" w:line="240" w:lineRule="auto"/>
              <w:jc w:val="center"/>
              <w:rPr>
                <w:ins w:id="52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4054</w:t>
            </w:r>
          </w:p>
          <w:p w14:paraId="677E021D" w14:textId="30FE5FD3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53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(27.1)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54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022C26A" w14:textId="77777777" w:rsidR="009D53E7" w:rsidRDefault="00890CF1" w:rsidP="00A21ACF">
            <w:pPr>
              <w:spacing w:after="0" w:line="240" w:lineRule="auto"/>
              <w:jc w:val="center"/>
              <w:rPr>
                <w:ins w:id="55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6563 </w:t>
            </w:r>
          </w:p>
          <w:p w14:paraId="6823ED92" w14:textId="3AAAA904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5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(44.4)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57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342D97E" w14:textId="77777777" w:rsidR="009D53E7" w:rsidRDefault="00890CF1" w:rsidP="00A21ACF">
            <w:pPr>
              <w:spacing w:after="0" w:line="240" w:lineRule="auto"/>
              <w:jc w:val="center"/>
              <w:rPr>
                <w:ins w:id="58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1163</w:t>
            </w:r>
          </w:p>
          <w:p w14:paraId="455DEE7A" w14:textId="23AD87E3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59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(15.5)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60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F6F8F9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707E388" w14:textId="77777777" w:rsidR="009D53E7" w:rsidRDefault="00890CF1" w:rsidP="00A21ACF">
            <w:pPr>
              <w:spacing w:after="0" w:line="240" w:lineRule="auto"/>
              <w:jc w:val="center"/>
              <w:rPr>
                <w:ins w:id="61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4541</w:t>
            </w:r>
          </w:p>
          <w:p w14:paraId="3F92A280" w14:textId="2390D9FF" w:rsidR="002938A4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6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(41.0)</w:t>
            </w:r>
          </w:p>
        </w:tc>
      </w:tr>
      <w:tr w:rsidR="00DE5F99" w:rsidRPr="00CE7D09" w:rsidDel="00A21ACF" w14:paraId="2A48466D" w14:textId="080CC0A8" w:rsidTr="00A21ACF">
        <w:tblPrEx>
          <w:tblW w:w="13132" w:type="dxa"/>
          <w:tblCellMar>
            <w:left w:w="0" w:type="dxa"/>
            <w:right w:w="0" w:type="dxa"/>
          </w:tblCellMar>
          <w:tblPrExChange w:id="63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del w:id="64" w:author="Soumik Purkayastha" w:date="2026-01-31T09:12:00Z" w16du:dateUtc="2026-01-31T14:12:00Z"/>
          <w:trPrChange w:id="65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66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FD05EFA" w14:textId="750A22D1" w:rsidR="002938A4" w:rsidRPr="00CE7D09" w:rsidDel="00A21ACF" w:rsidRDefault="002938A4" w:rsidP="00A21ACF">
            <w:pPr>
              <w:spacing w:after="0" w:line="240" w:lineRule="auto"/>
              <w:rPr>
                <w:del w:id="67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6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69" w:author="Soumik Purkayastha" w:date="2026-01-31T09:12:00Z" w16du:dateUtc="2026-01-31T14:12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Diabetes</w:delText>
              </w:r>
            </w:del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0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7D87875" w14:textId="20E6AB9B" w:rsidR="002938A4" w:rsidRPr="00CE7D09" w:rsidDel="00A21ACF" w:rsidRDefault="002938A4" w:rsidP="00A21ACF">
            <w:pPr>
              <w:spacing w:after="0" w:line="240" w:lineRule="auto"/>
              <w:rPr>
                <w:del w:id="71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72" w:author="Soumik Purkayastha" w:date="2026-01-31T09:12:00Z" w16du:dateUtc="2026-01-31T14:12:00Z">
                <w:pPr>
                  <w:spacing w:after="0" w:line="240" w:lineRule="auto"/>
                  <w:jc w:val="center"/>
                </w:pPr>
              </w:pPrChange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3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691FFF7" w14:textId="4C522091" w:rsidR="002938A4" w:rsidRPr="00CE7D09" w:rsidDel="00A21ACF" w:rsidRDefault="002938A4" w:rsidP="00A21ACF">
            <w:pPr>
              <w:spacing w:after="0" w:line="240" w:lineRule="auto"/>
              <w:rPr>
                <w:del w:id="74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75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6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A1569F1" w14:textId="05B82A8E" w:rsidR="002938A4" w:rsidRPr="00CE7D09" w:rsidDel="00A21ACF" w:rsidRDefault="002938A4" w:rsidP="00A21ACF">
            <w:pPr>
              <w:spacing w:after="0" w:line="240" w:lineRule="auto"/>
              <w:rPr>
                <w:del w:id="77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7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79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28E19C5" w14:textId="05452ED4" w:rsidR="002938A4" w:rsidRPr="00CE7D09" w:rsidDel="00A21ACF" w:rsidRDefault="002938A4" w:rsidP="00A21ACF">
            <w:pPr>
              <w:spacing w:after="0" w:line="240" w:lineRule="auto"/>
              <w:rPr>
                <w:del w:id="80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8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82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707F5E86" w14:textId="4A22390E" w:rsidR="002938A4" w:rsidRPr="00CE7D09" w:rsidDel="00A21ACF" w:rsidRDefault="002938A4" w:rsidP="00A21ACF">
            <w:pPr>
              <w:spacing w:after="0" w:line="240" w:lineRule="auto"/>
              <w:rPr>
                <w:del w:id="83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8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85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15A3137" w14:textId="1DF3B736" w:rsidR="002938A4" w:rsidRPr="00CE7D09" w:rsidDel="00A21ACF" w:rsidRDefault="002938A4" w:rsidP="00A21ACF">
            <w:pPr>
              <w:spacing w:after="0" w:line="240" w:lineRule="auto"/>
              <w:rPr>
                <w:del w:id="86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87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88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C1EF274" w14:textId="29C86664" w:rsidR="002938A4" w:rsidRPr="00CE7D09" w:rsidDel="00A21ACF" w:rsidRDefault="002938A4" w:rsidP="00A21ACF">
            <w:pPr>
              <w:spacing w:after="0" w:line="240" w:lineRule="auto"/>
              <w:rPr>
                <w:del w:id="89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9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</w:tr>
      <w:tr w:rsidR="00890CF1" w:rsidRPr="00CE7D09" w:rsidDel="00A21ACF" w14:paraId="14A397DF" w14:textId="18A26CA4" w:rsidTr="00A21ACF">
        <w:tblPrEx>
          <w:tblW w:w="13132" w:type="dxa"/>
          <w:tblCellMar>
            <w:left w:w="0" w:type="dxa"/>
            <w:right w:w="0" w:type="dxa"/>
          </w:tblCellMar>
          <w:tblPrExChange w:id="91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del w:id="92" w:author="Soumik Purkayastha" w:date="2026-01-31T09:11:00Z" w16du:dateUtc="2026-01-31T14:11:00Z"/>
          <w:trPrChange w:id="93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94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77ED34F" w14:textId="680A8DDB" w:rsidR="00890CF1" w:rsidRPr="00CE7D09" w:rsidDel="00A21ACF" w:rsidRDefault="00890CF1" w:rsidP="00A21ACF">
            <w:pPr>
              <w:spacing w:after="0" w:line="240" w:lineRule="auto"/>
              <w:rPr>
                <w:del w:id="95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9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97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Nonmissing total</w:delText>
              </w:r>
            </w:del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98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77D3838" w14:textId="71AA5560" w:rsidR="00890CF1" w:rsidRPr="00CE7D09" w:rsidDel="00A21ACF" w:rsidRDefault="00890CF1" w:rsidP="00A21ACF">
            <w:pPr>
              <w:spacing w:after="0" w:line="240" w:lineRule="auto"/>
              <w:rPr>
                <w:del w:id="99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00" w:author="Soumik Purkayastha" w:date="2026-01-31T09:12:00Z" w16du:dateUtc="2026-01-31T14:12:00Z">
                <w:pPr>
                  <w:spacing w:after="0" w:line="240" w:lineRule="auto"/>
                  <w:jc w:val="center"/>
                </w:pPr>
              </w:pPrChange>
            </w:pPr>
            <w:del w:id="101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82841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02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9E290DE" w14:textId="6ED0C968" w:rsidR="00890CF1" w:rsidRPr="00CE7D09" w:rsidDel="00A21ACF" w:rsidRDefault="00890CF1" w:rsidP="00A21ACF">
            <w:pPr>
              <w:spacing w:after="0" w:line="240" w:lineRule="auto"/>
              <w:rPr>
                <w:del w:id="103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0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05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13147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06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3DC43ED" w14:textId="4EFFF2FD" w:rsidR="00890CF1" w:rsidRPr="00CE7D09" w:rsidDel="00A21ACF" w:rsidRDefault="00890CF1" w:rsidP="00A21ACF">
            <w:pPr>
              <w:spacing w:after="0" w:line="240" w:lineRule="auto"/>
              <w:rPr>
                <w:del w:id="107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0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09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21924</w:delText>
              </w:r>
            </w:del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0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426CC8A" w14:textId="0ECFA013" w:rsidR="00890CF1" w:rsidRPr="00CE7D09" w:rsidDel="00A21ACF" w:rsidRDefault="00890CF1" w:rsidP="00A21ACF">
            <w:pPr>
              <w:spacing w:after="0" w:line="240" w:lineRule="auto"/>
              <w:rPr>
                <w:del w:id="111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1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13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147926</w:delText>
              </w:r>
            </w:del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4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F81A420" w14:textId="0899B7D2" w:rsidR="00890CF1" w:rsidRPr="00CE7D09" w:rsidDel="00A21ACF" w:rsidRDefault="00890CF1" w:rsidP="00A21ACF">
            <w:pPr>
              <w:spacing w:after="0" w:line="240" w:lineRule="auto"/>
              <w:rPr>
                <w:del w:id="115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1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17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14602</w:delText>
              </w:r>
            </w:del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18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B8218DF" w14:textId="4CE53013" w:rsidR="00890CF1" w:rsidRPr="00CE7D09" w:rsidDel="00A21ACF" w:rsidRDefault="00890CF1" w:rsidP="00A21ACF">
            <w:pPr>
              <w:spacing w:after="0" w:line="240" w:lineRule="auto"/>
              <w:rPr>
                <w:del w:id="119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2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21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7419</w:delText>
              </w:r>
            </w:del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22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900F428" w14:textId="2A40F276" w:rsidR="00890CF1" w:rsidRPr="00CE7D09" w:rsidDel="00A21ACF" w:rsidRDefault="00890CF1" w:rsidP="00A21ACF">
            <w:pPr>
              <w:spacing w:after="0" w:line="240" w:lineRule="auto"/>
              <w:rPr>
                <w:del w:id="123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2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25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10952</w:delText>
              </w:r>
            </w:del>
          </w:p>
        </w:tc>
      </w:tr>
      <w:tr w:rsidR="00890CF1" w:rsidRPr="00CE7D09" w14:paraId="1E3ED320" w14:textId="77777777" w:rsidTr="00A21ACF">
        <w:tblPrEx>
          <w:tblW w:w="13132" w:type="dxa"/>
          <w:tblCellMar>
            <w:left w:w="0" w:type="dxa"/>
            <w:right w:w="0" w:type="dxa"/>
          </w:tblCellMar>
          <w:tblPrExChange w:id="126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trPrChange w:id="127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28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3AB00C9" w14:textId="77777777" w:rsidR="00890CF1" w:rsidRDefault="00A21ACF" w:rsidP="00A21ACF">
            <w:pPr>
              <w:spacing w:after="0" w:line="240" w:lineRule="auto"/>
              <w:rPr>
                <w:ins w:id="129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</w:pPr>
            <w:ins w:id="130" w:author="Soumik Purkayastha" w:date="2026-01-31T09:12:00Z" w16du:dateUtc="2026-01-31T14:12:00Z">
              <w:r w:rsidRPr="00CE7D09">
                <w:rPr>
                  <w:rFonts w:ascii="Arial" w:hAnsi="Arial" w:cs="Arial"/>
                  <w:sz w:val="22"/>
                  <w:szCs w:val="22"/>
                </w:rPr>
                <w:t>Diabetes</w:t>
              </w:r>
            </w:ins>
          </w:p>
          <w:p w14:paraId="6B0B2B5B" w14:textId="3082A425" w:rsidR="00A21ACF" w:rsidRPr="00CE7D09" w:rsidRDefault="00A21ACF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ins w:id="131" w:author="Soumik Purkayastha" w:date="2026-01-31T09:12:00Z" w16du:dateUtc="2026-01-31T14:12:00Z">
              <w:r>
                <w:rPr>
                  <w:rFonts w:ascii="Arial" w:hAnsi="Arial" w:cs="Arial"/>
                  <w:sz w:val="22"/>
                  <w:szCs w:val="22"/>
                </w:rPr>
                <w:t>[N (%)]</w:t>
              </w:r>
            </w:ins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32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68B24D1" w14:textId="2578B275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10363 (12.4)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33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8DB7972" w14:textId="77777777" w:rsidR="009D53E7" w:rsidRDefault="00890CF1" w:rsidP="00A21ACF">
            <w:pPr>
              <w:spacing w:after="0" w:line="240" w:lineRule="auto"/>
              <w:jc w:val="center"/>
              <w:rPr>
                <w:ins w:id="134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781 </w:t>
            </w:r>
          </w:p>
          <w:p w14:paraId="431028D6" w14:textId="34187208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35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(5.8)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36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3934FE5" w14:textId="77777777" w:rsidR="009D53E7" w:rsidRDefault="00890CF1" w:rsidP="00A21ACF">
            <w:pPr>
              <w:spacing w:after="0" w:line="240" w:lineRule="auto"/>
              <w:jc w:val="center"/>
              <w:rPr>
                <w:ins w:id="137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3923 </w:t>
            </w:r>
          </w:p>
          <w:p w14:paraId="5DFB7B72" w14:textId="6E523A4B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3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(17.7)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39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0230498" w14:textId="77777777" w:rsidR="009D53E7" w:rsidRDefault="00890CF1" w:rsidP="00A21ACF">
            <w:pPr>
              <w:spacing w:after="0" w:line="240" w:lineRule="auto"/>
              <w:jc w:val="center"/>
              <w:rPr>
                <w:ins w:id="140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767 </w:t>
            </w:r>
          </w:p>
          <w:p w14:paraId="13BBBF39" w14:textId="4BE8E196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4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(5.1)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42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7488663" w14:textId="77777777" w:rsidR="009D53E7" w:rsidRDefault="00890CF1" w:rsidP="00A21ACF">
            <w:pPr>
              <w:spacing w:after="0" w:line="240" w:lineRule="auto"/>
              <w:jc w:val="center"/>
              <w:rPr>
                <w:ins w:id="143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3532 </w:t>
            </w:r>
          </w:p>
          <w:p w14:paraId="24A3BC62" w14:textId="62C1FE60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4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(23.9)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45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010F490" w14:textId="77777777" w:rsidR="009D53E7" w:rsidRDefault="00890CF1" w:rsidP="00A21ACF">
            <w:pPr>
              <w:spacing w:after="0" w:line="240" w:lineRule="auto"/>
              <w:jc w:val="center"/>
              <w:rPr>
                <w:ins w:id="146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183 </w:t>
            </w:r>
          </w:p>
          <w:p w14:paraId="387ECACD" w14:textId="66763660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47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(2.4)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48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1D033D1" w14:textId="77777777" w:rsidR="009D53E7" w:rsidRDefault="00890CF1" w:rsidP="00A21ACF">
            <w:pPr>
              <w:spacing w:after="0" w:line="240" w:lineRule="auto"/>
              <w:jc w:val="center"/>
              <w:rPr>
                <w:ins w:id="149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1177 </w:t>
            </w:r>
          </w:p>
          <w:p w14:paraId="7336F416" w14:textId="002D3829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15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(10.6)</w:t>
            </w:r>
          </w:p>
        </w:tc>
      </w:tr>
      <w:tr w:rsidR="00890CF1" w:rsidRPr="00CE7D09" w:rsidDel="00A21ACF" w14:paraId="2DA49AA2" w14:textId="5E681385" w:rsidTr="00A21ACF">
        <w:tblPrEx>
          <w:tblW w:w="13132" w:type="dxa"/>
          <w:tblCellMar>
            <w:left w:w="0" w:type="dxa"/>
            <w:right w:w="0" w:type="dxa"/>
          </w:tblCellMar>
          <w:tblPrExChange w:id="151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del w:id="152" w:author="Soumik Purkayastha" w:date="2026-01-31T09:12:00Z" w16du:dateUtc="2026-01-31T14:12:00Z"/>
          <w:trPrChange w:id="153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54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B363216" w14:textId="6EC40AC3" w:rsidR="00890CF1" w:rsidRPr="00CE7D09" w:rsidDel="00A21ACF" w:rsidRDefault="00890CF1" w:rsidP="00A21ACF">
            <w:pPr>
              <w:spacing w:after="0" w:line="240" w:lineRule="auto"/>
              <w:rPr>
                <w:del w:id="155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5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57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Hypertension</w:delText>
              </w:r>
            </w:del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58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92C706D" w14:textId="71DDD6FE" w:rsidR="00890CF1" w:rsidRPr="00CE7D09" w:rsidDel="00A21ACF" w:rsidRDefault="00890CF1" w:rsidP="00A21ACF">
            <w:pPr>
              <w:spacing w:after="0" w:line="240" w:lineRule="auto"/>
              <w:rPr>
                <w:del w:id="159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60" w:author="Soumik Purkayastha" w:date="2026-01-31T09:12:00Z" w16du:dateUtc="2026-01-31T14:12:00Z">
                <w:pPr>
                  <w:spacing w:after="0" w:line="240" w:lineRule="auto"/>
                  <w:jc w:val="center"/>
                </w:pPr>
              </w:pPrChange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61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8E1D7CB" w14:textId="668DCDB9" w:rsidR="00890CF1" w:rsidRPr="00CE7D09" w:rsidDel="00A21ACF" w:rsidRDefault="00890CF1" w:rsidP="00A21ACF">
            <w:pPr>
              <w:spacing w:after="0" w:line="240" w:lineRule="auto"/>
              <w:rPr>
                <w:del w:id="162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63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64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B206A8C" w14:textId="691A315C" w:rsidR="00890CF1" w:rsidRPr="00CE7D09" w:rsidDel="00A21ACF" w:rsidRDefault="00890CF1" w:rsidP="00A21ACF">
            <w:pPr>
              <w:spacing w:after="0" w:line="240" w:lineRule="auto"/>
              <w:rPr>
                <w:del w:id="165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6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67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5A47AF6" w14:textId="2CE479A1" w:rsidR="00890CF1" w:rsidRPr="00CE7D09" w:rsidDel="00A21ACF" w:rsidRDefault="00890CF1" w:rsidP="00A21ACF">
            <w:pPr>
              <w:spacing w:after="0" w:line="240" w:lineRule="auto"/>
              <w:rPr>
                <w:del w:id="168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69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0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20E242F" w14:textId="541ADBD8" w:rsidR="00890CF1" w:rsidRPr="00CE7D09" w:rsidDel="00A21ACF" w:rsidRDefault="00890CF1" w:rsidP="00A21ACF">
            <w:pPr>
              <w:spacing w:after="0" w:line="240" w:lineRule="auto"/>
              <w:rPr>
                <w:del w:id="171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7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3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38ED95F" w14:textId="2570DCD0" w:rsidR="00890CF1" w:rsidRPr="00CE7D09" w:rsidDel="00A21ACF" w:rsidRDefault="00890CF1" w:rsidP="00A21ACF">
            <w:pPr>
              <w:spacing w:after="0" w:line="240" w:lineRule="auto"/>
              <w:rPr>
                <w:del w:id="174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75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76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A35D120" w14:textId="75D3EE40" w:rsidR="00890CF1" w:rsidRPr="00CE7D09" w:rsidDel="00A21ACF" w:rsidRDefault="00890CF1" w:rsidP="00A21ACF">
            <w:pPr>
              <w:spacing w:after="0" w:line="240" w:lineRule="auto"/>
              <w:rPr>
                <w:del w:id="177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17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</w:tr>
      <w:tr w:rsidR="00890CF1" w:rsidRPr="00CE7D09" w:rsidDel="00A21ACF" w14:paraId="0F9FB789" w14:textId="7501FD17" w:rsidTr="00A21ACF">
        <w:tblPrEx>
          <w:tblW w:w="13132" w:type="dxa"/>
          <w:tblCellMar>
            <w:left w:w="0" w:type="dxa"/>
            <w:right w:w="0" w:type="dxa"/>
          </w:tblCellMar>
          <w:tblPrExChange w:id="179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del w:id="180" w:author="Soumik Purkayastha" w:date="2026-01-31T09:11:00Z" w16du:dateUtc="2026-01-31T14:11:00Z"/>
          <w:trPrChange w:id="181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82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ECD02CF" w14:textId="3EDAC5AE" w:rsidR="00890CF1" w:rsidRPr="00CE7D09" w:rsidDel="00A21ACF" w:rsidRDefault="00890CF1" w:rsidP="00A21ACF">
            <w:pPr>
              <w:spacing w:after="0" w:line="240" w:lineRule="auto"/>
              <w:rPr>
                <w:del w:id="183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8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85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Nonmissing total</w:delText>
              </w:r>
            </w:del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86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9F17D64" w14:textId="1693D609" w:rsidR="00890CF1" w:rsidRPr="00CE7D09" w:rsidDel="00A21ACF" w:rsidRDefault="00890CF1" w:rsidP="00A21ACF">
            <w:pPr>
              <w:spacing w:after="0" w:line="240" w:lineRule="auto"/>
              <w:rPr>
                <w:del w:id="187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88" w:author="Soumik Purkayastha" w:date="2026-01-31T09:12:00Z" w16du:dateUtc="2026-01-31T14:12:00Z">
                <w:pPr>
                  <w:spacing w:after="0" w:line="240" w:lineRule="auto"/>
                  <w:jc w:val="center"/>
                </w:pPr>
              </w:pPrChange>
            </w:pPr>
            <w:del w:id="189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82811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90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0643608" w14:textId="11E2A79C" w:rsidR="00890CF1" w:rsidRPr="00CE7D09" w:rsidDel="00A21ACF" w:rsidRDefault="00890CF1" w:rsidP="00A21ACF">
            <w:pPr>
              <w:spacing w:after="0" w:line="240" w:lineRule="auto"/>
              <w:rPr>
                <w:del w:id="191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9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93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13155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94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F797613" w14:textId="669C93AF" w:rsidR="00890CF1" w:rsidRPr="00CE7D09" w:rsidDel="00A21ACF" w:rsidRDefault="00890CF1" w:rsidP="00A21ACF">
            <w:pPr>
              <w:spacing w:after="0" w:line="240" w:lineRule="auto"/>
              <w:rPr>
                <w:del w:id="195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19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197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21907</w:delText>
              </w:r>
            </w:del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198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1B36DFB" w14:textId="6A13BC64" w:rsidR="00890CF1" w:rsidRPr="00CE7D09" w:rsidDel="00A21ACF" w:rsidRDefault="00890CF1" w:rsidP="00A21ACF">
            <w:pPr>
              <w:spacing w:after="0" w:line="240" w:lineRule="auto"/>
              <w:rPr>
                <w:del w:id="199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0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01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14777</w:delText>
              </w:r>
            </w:del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02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B8EE517" w14:textId="38A2B63D" w:rsidR="00890CF1" w:rsidRPr="00CE7D09" w:rsidDel="00A21ACF" w:rsidRDefault="00890CF1" w:rsidP="00A21ACF">
            <w:pPr>
              <w:spacing w:after="0" w:line="240" w:lineRule="auto"/>
              <w:rPr>
                <w:del w:id="203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0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05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14608</w:delText>
              </w:r>
            </w:del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06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3F771F5" w14:textId="15421BAE" w:rsidR="00890CF1" w:rsidRPr="00CE7D09" w:rsidDel="00A21ACF" w:rsidRDefault="00890CF1" w:rsidP="00A21ACF">
            <w:pPr>
              <w:spacing w:after="0" w:line="240" w:lineRule="auto"/>
              <w:rPr>
                <w:del w:id="207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0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09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7418</w:delText>
              </w:r>
            </w:del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10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6DB8C3C" w14:textId="5CF3188F" w:rsidR="00890CF1" w:rsidRPr="00CE7D09" w:rsidDel="00A21ACF" w:rsidRDefault="00890CF1" w:rsidP="00A21ACF">
            <w:pPr>
              <w:spacing w:after="0" w:line="240" w:lineRule="auto"/>
              <w:rPr>
                <w:del w:id="211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1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13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10945</w:delText>
              </w:r>
            </w:del>
          </w:p>
        </w:tc>
      </w:tr>
      <w:tr w:rsidR="00890CF1" w:rsidRPr="00CE7D09" w14:paraId="228BD225" w14:textId="77777777" w:rsidTr="00A21ACF">
        <w:tblPrEx>
          <w:tblW w:w="13132" w:type="dxa"/>
          <w:tblCellMar>
            <w:left w:w="0" w:type="dxa"/>
            <w:right w:w="0" w:type="dxa"/>
          </w:tblCellMar>
          <w:tblPrExChange w:id="214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trPrChange w:id="215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16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4FBF179" w14:textId="744DFE03" w:rsidR="00890CF1" w:rsidRPr="00CE7D09" w:rsidRDefault="00A21ACF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ins w:id="217" w:author="Soumik Purkayastha" w:date="2026-01-31T09:11:00Z" w16du:dateUtc="2026-01-31T14:11:00Z">
              <w:r w:rsidRPr="00CE7D09">
                <w:rPr>
                  <w:rFonts w:ascii="Arial" w:hAnsi="Arial" w:cs="Arial"/>
                  <w:sz w:val="22"/>
                  <w:szCs w:val="22"/>
                </w:rPr>
                <w:t>Hypertension</w:t>
              </w:r>
              <w:r>
                <w:rPr>
                  <w:rFonts w:ascii="Arial" w:hAnsi="Arial" w:cs="Arial"/>
                  <w:sz w:val="22"/>
                  <w:szCs w:val="22"/>
                </w:rPr>
                <w:br/>
                <w:t>[N (%)]</w:t>
              </w:r>
            </w:ins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18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06B8F9E" w14:textId="1406637E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28684 (34.2)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19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7CC66275" w14:textId="77777777" w:rsidR="009D53E7" w:rsidRDefault="00890CF1" w:rsidP="00A21ACF">
            <w:pPr>
              <w:spacing w:after="0" w:line="240" w:lineRule="auto"/>
              <w:jc w:val="center"/>
              <w:rPr>
                <w:ins w:id="220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2646 </w:t>
            </w:r>
          </w:p>
          <w:p w14:paraId="09716004" w14:textId="6E743FF4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2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(19.8)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22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D7D3518" w14:textId="4C9A8224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23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13593 (61.3)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24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CD66CA1" w14:textId="77777777" w:rsidR="009D53E7" w:rsidRDefault="00890CF1" w:rsidP="00A21ACF">
            <w:pPr>
              <w:spacing w:after="0" w:line="240" w:lineRule="auto"/>
              <w:jc w:val="center"/>
              <w:rPr>
                <w:ins w:id="225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2278 </w:t>
            </w:r>
          </w:p>
          <w:p w14:paraId="276ACA0A" w14:textId="24A86FD1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26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(15.2)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27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76FD68DB" w14:textId="77777777" w:rsidR="009D53E7" w:rsidRDefault="00890CF1" w:rsidP="00A21ACF">
            <w:pPr>
              <w:spacing w:after="0" w:line="240" w:lineRule="auto"/>
              <w:jc w:val="center"/>
              <w:rPr>
                <w:ins w:id="228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6907 </w:t>
            </w:r>
          </w:p>
          <w:p w14:paraId="46D59FD3" w14:textId="7819206A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29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(46.7)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30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383FDA3" w14:textId="77777777" w:rsidR="009D53E7" w:rsidRDefault="00890CF1" w:rsidP="00A21ACF">
            <w:pPr>
              <w:spacing w:after="0" w:line="240" w:lineRule="auto"/>
              <w:jc w:val="center"/>
              <w:rPr>
                <w:ins w:id="231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755 </w:t>
            </w:r>
          </w:p>
          <w:p w14:paraId="0C61325B" w14:textId="572B4F09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32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(10.1)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33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C701700" w14:textId="77777777" w:rsidR="009D53E7" w:rsidRDefault="00890CF1" w:rsidP="00A21ACF">
            <w:pPr>
              <w:spacing w:after="0" w:line="240" w:lineRule="auto"/>
              <w:jc w:val="center"/>
              <w:rPr>
                <w:ins w:id="234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2505 </w:t>
            </w:r>
          </w:p>
          <w:p w14:paraId="07D5723A" w14:textId="3E9CB247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235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(22.6)</w:t>
            </w:r>
          </w:p>
        </w:tc>
      </w:tr>
      <w:tr w:rsidR="00890CF1" w:rsidRPr="00CE7D09" w:rsidDel="00A21ACF" w14:paraId="22BD1C25" w14:textId="0DD1D5D0" w:rsidTr="00A21ACF">
        <w:tblPrEx>
          <w:tblW w:w="13132" w:type="dxa"/>
          <w:tblCellMar>
            <w:left w:w="0" w:type="dxa"/>
            <w:right w:w="0" w:type="dxa"/>
          </w:tblCellMar>
          <w:tblPrExChange w:id="236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del w:id="237" w:author="Soumik Purkayastha" w:date="2026-01-31T09:12:00Z" w16du:dateUtc="2026-01-31T14:12:00Z"/>
          <w:trPrChange w:id="238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39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7D50BF29" w14:textId="02FDED64" w:rsidR="00890CF1" w:rsidRPr="00CE7D09" w:rsidDel="00A21ACF" w:rsidRDefault="00890CF1" w:rsidP="00A21ACF">
            <w:pPr>
              <w:spacing w:after="0" w:line="240" w:lineRule="auto"/>
              <w:rPr>
                <w:del w:id="240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4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42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Hepatitis C RNA+</w:delText>
              </w:r>
            </w:del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3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DC2712C" w14:textId="6288BDDD" w:rsidR="00890CF1" w:rsidRPr="00CE7D09" w:rsidDel="00A21ACF" w:rsidRDefault="00890CF1" w:rsidP="00A21ACF">
            <w:pPr>
              <w:spacing w:after="0" w:line="240" w:lineRule="auto"/>
              <w:rPr>
                <w:del w:id="244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45" w:author="Soumik Purkayastha" w:date="2026-01-31T09:12:00Z" w16du:dateUtc="2026-01-31T14:12:00Z">
                <w:pPr>
                  <w:spacing w:after="0" w:line="240" w:lineRule="auto"/>
                  <w:jc w:val="center"/>
                </w:pPr>
              </w:pPrChange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6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77C6067" w14:textId="32E8AB65" w:rsidR="00890CF1" w:rsidRPr="00CE7D09" w:rsidDel="00A21ACF" w:rsidRDefault="00890CF1" w:rsidP="00A21ACF">
            <w:pPr>
              <w:spacing w:after="0" w:line="240" w:lineRule="auto"/>
              <w:rPr>
                <w:del w:id="247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4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49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98B2AD6" w14:textId="2303FF96" w:rsidR="00890CF1" w:rsidRPr="00CE7D09" w:rsidDel="00A21ACF" w:rsidRDefault="00890CF1" w:rsidP="00A21ACF">
            <w:pPr>
              <w:spacing w:after="0" w:line="240" w:lineRule="auto"/>
              <w:rPr>
                <w:del w:id="250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5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52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AF6F7EF" w14:textId="6B70D250" w:rsidR="00890CF1" w:rsidRPr="00CE7D09" w:rsidDel="00A21ACF" w:rsidRDefault="00890CF1" w:rsidP="00A21ACF">
            <w:pPr>
              <w:spacing w:after="0" w:line="240" w:lineRule="auto"/>
              <w:rPr>
                <w:del w:id="253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5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55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F925B66" w14:textId="62414970" w:rsidR="00890CF1" w:rsidRPr="00CE7D09" w:rsidDel="00A21ACF" w:rsidRDefault="00890CF1" w:rsidP="00A21ACF">
            <w:pPr>
              <w:spacing w:after="0" w:line="240" w:lineRule="auto"/>
              <w:rPr>
                <w:del w:id="256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57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58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CC92E26" w14:textId="7DAB299F" w:rsidR="00890CF1" w:rsidRPr="00CE7D09" w:rsidDel="00A21ACF" w:rsidRDefault="00890CF1" w:rsidP="00A21ACF">
            <w:pPr>
              <w:spacing w:after="0" w:line="240" w:lineRule="auto"/>
              <w:rPr>
                <w:del w:id="259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6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61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CFC3654" w14:textId="2A68B418" w:rsidR="00890CF1" w:rsidRPr="00CE7D09" w:rsidDel="00A21ACF" w:rsidRDefault="00890CF1" w:rsidP="00A21ACF">
            <w:pPr>
              <w:spacing w:after="0" w:line="240" w:lineRule="auto"/>
              <w:rPr>
                <w:del w:id="262" w:author="Soumik Purkayastha" w:date="2026-01-31T09:12:00Z" w16du:dateUtc="2026-01-31T14:12:00Z"/>
                <w:rFonts w:ascii="Arial" w:hAnsi="Arial" w:cs="Arial"/>
                <w:sz w:val="22"/>
                <w:szCs w:val="22"/>
              </w:rPr>
              <w:pPrChange w:id="263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</w:p>
        </w:tc>
      </w:tr>
      <w:tr w:rsidR="00890CF1" w:rsidRPr="00CE7D09" w:rsidDel="00A21ACF" w14:paraId="30DB7F4A" w14:textId="5A80DCDB" w:rsidTr="00A21ACF">
        <w:tblPrEx>
          <w:tblW w:w="13132" w:type="dxa"/>
          <w:tblCellMar>
            <w:left w:w="0" w:type="dxa"/>
            <w:right w:w="0" w:type="dxa"/>
          </w:tblCellMar>
          <w:tblPrExChange w:id="264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del w:id="265" w:author="Soumik Purkayastha" w:date="2026-01-31T09:11:00Z" w16du:dateUtc="2026-01-31T14:11:00Z"/>
          <w:trPrChange w:id="266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67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BED7302" w14:textId="6EC1B383" w:rsidR="00890CF1" w:rsidRPr="00CE7D09" w:rsidDel="00A21ACF" w:rsidRDefault="00890CF1" w:rsidP="00A21ACF">
            <w:pPr>
              <w:spacing w:after="0" w:line="240" w:lineRule="auto"/>
              <w:rPr>
                <w:del w:id="268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69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70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Nonmissing total</w:delText>
              </w:r>
            </w:del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1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F61FD13" w14:textId="507BF8B0" w:rsidR="00890CF1" w:rsidRPr="00CE7D09" w:rsidDel="00A21ACF" w:rsidRDefault="00890CF1" w:rsidP="00A21ACF">
            <w:pPr>
              <w:spacing w:after="0" w:line="240" w:lineRule="auto"/>
              <w:rPr>
                <w:del w:id="272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73" w:author="Soumik Purkayastha" w:date="2026-01-31T09:12:00Z" w16du:dateUtc="2026-01-31T14:12:00Z">
                <w:pPr>
                  <w:spacing w:after="0" w:line="240" w:lineRule="auto"/>
                  <w:jc w:val="center"/>
                </w:pPr>
              </w:pPrChange>
            </w:pPr>
            <w:del w:id="274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82840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5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D36AA94" w14:textId="0A45715B" w:rsidR="00890CF1" w:rsidRPr="00CE7D09" w:rsidDel="00A21ACF" w:rsidRDefault="008D20E9" w:rsidP="00A21ACF">
            <w:pPr>
              <w:spacing w:after="0" w:line="240" w:lineRule="auto"/>
              <w:rPr>
                <w:del w:id="276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77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78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13307</w:delText>
              </w:r>
            </w:del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79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53AC02A" w14:textId="02325BE2" w:rsidR="00890CF1" w:rsidRPr="00CE7D09" w:rsidDel="00A21ACF" w:rsidRDefault="008D20E9" w:rsidP="00A21ACF">
            <w:pPr>
              <w:spacing w:after="0" w:line="240" w:lineRule="auto"/>
              <w:rPr>
                <w:del w:id="280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8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82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21819</w:delText>
              </w:r>
            </w:del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83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9EAE146" w14:textId="2FC50585" w:rsidR="00890CF1" w:rsidRPr="00CE7D09" w:rsidDel="00A21ACF" w:rsidRDefault="008D20E9" w:rsidP="00A21ACF">
            <w:pPr>
              <w:spacing w:after="0" w:line="240" w:lineRule="auto"/>
              <w:rPr>
                <w:del w:id="284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85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86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14775</w:delText>
              </w:r>
            </w:del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87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2D12859" w14:textId="02F6BD43" w:rsidR="00890CF1" w:rsidRPr="00CE7D09" w:rsidDel="00A21ACF" w:rsidRDefault="008D20E9" w:rsidP="00A21ACF">
            <w:pPr>
              <w:spacing w:after="0" w:line="240" w:lineRule="auto"/>
              <w:rPr>
                <w:del w:id="288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89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90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14621</w:delText>
              </w:r>
            </w:del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91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D05CA14" w14:textId="529233AB" w:rsidR="00890CF1" w:rsidRPr="00CE7D09" w:rsidDel="00A21ACF" w:rsidRDefault="008D20E9" w:rsidP="00A21ACF">
            <w:pPr>
              <w:spacing w:after="0" w:line="240" w:lineRule="auto"/>
              <w:rPr>
                <w:del w:id="292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93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94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7385</w:delText>
              </w:r>
            </w:del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295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22642C0" w14:textId="0155FABD" w:rsidR="00890CF1" w:rsidRPr="00CE7D09" w:rsidDel="00A21ACF" w:rsidRDefault="008D20E9" w:rsidP="00A21ACF">
            <w:pPr>
              <w:spacing w:after="0" w:line="240" w:lineRule="auto"/>
              <w:rPr>
                <w:del w:id="296" w:author="Soumik Purkayastha" w:date="2026-01-31T09:11:00Z" w16du:dateUtc="2026-01-31T14:11:00Z"/>
                <w:rFonts w:ascii="Arial" w:hAnsi="Arial" w:cs="Arial"/>
                <w:sz w:val="22"/>
                <w:szCs w:val="22"/>
              </w:rPr>
              <w:pPrChange w:id="297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del w:id="298" w:author="Soumik Purkayastha" w:date="2026-01-31T09:11:00Z" w16du:dateUtc="2026-01-31T14:11:00Z">
              <w:r w:rsidRPr="00CE7D09" w:rsidDel="00A21ACF">
                <w:rPr>
                  <w:rFonts w:ascii="Arial" w:hAnsi="Arial" w:cs="Arial"/>
                  <w:sz w:val="22"/>
                  <w:szCs w:val="22"/>
                </w:rPr>
                <w:delText>10933</w:delText>
              </w:r>
            </w:del>
          </w:p>
        </w:tc>
      </w:tr>
      <w:tr w:rsidR="00890CF1" w:rsidRPr="00CE7D09" w14:paraId="38E64656" w14:textId="77777777" w:rsidTr="00A21ACF">
        <w:tblPrEx>
          <w:tblW w:w="13132" w:type="dxa"/>
          <w:tblCellMar>
            <w:left w:w="0" w:type="dxa"/>
            <w:right w:w="0" w:type="dxa"/>
          </w:tblCellMar>
          <w:tblPrExChange w:id="299" w:author="Soumik Purkayastha" w:date="2026-01-31T09:12:00Z" w16du:dateUtc="2026-01-31T14:12:00Z">
            <w:tblPrEx>
              <w:tblW w:w="13132" w:type="dxa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15"/>
          <w:trPrChange w:id="300" w:author="Soumik Purkayastha" w:date="2026-01-31T09:12:00Z" w16du:dateUtc="2026-01-31T14:12:00Z">
            <w:trPr>
              <w:trHeight w:val="315"/>
            </w:trPr>
          </w:trPrChange>
        </w:trPr>
        <w:tc>
          <w:tcPr>
            <w:tcW w:w="2078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1" w:author="Soumik Purkayastha" w:date="2026-01-31T09:12:00Z" w16du:dateUtc="2026-01-31T14:12:00Z">
              <w:tcPr>
                <w:tcW w:w="2078" w:type="dxa"/>
                <w:tcBorders>
                  <w:top w:val="single" w:sz="6" w:space="0" w:color="CCCCCC"/>
                  <w:left w:val="single" w:sz="6" w:space="0" w:color="284E3F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63060AB8" w14:textId="37EEF675" w:rsidR="00890CF1" w:rsidRPr="00CE7D09" w:rsidRDefault="00A21ACF" w:rsidP="00A21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ins w:id="302" w:author="Soumik Purkayastha" w:date="2026-01-31T09:11:00Z" w16du:dateUtc="2026-01-31T14:11:00Z">
              <w:r w:rsidRPr="00CE7D09">
                <w:rPr>
                  <w:rFonts w:ascii="Arial" w:hAnsi="Arial" w:cs="Arial"/>
                  <w:sz w:val="22"/>
                  <w:szCs w:val="22"/>
                </w:rPr>
                <w:t>Hepatitis C RNA+</w:t>
              </w:r>
              <w:r>
                <w:rPr>
                  <w:rFonts w:ascii="Arial" w:hAnsi="Arial" w:cs="Arial"/>
                  <w:sz w:val="22"/>
                  <w:szCs w:val="22"/>
                </w:rPr>
                <w:br/>
              </w:r>
            </w:ins>
            <w:ins w:id="303" w:author="Soumik Purkayastha" w:date="2026-01-31T09:12:00Z" w16du:dateUtc="2026-01-31T14:12:00Z">
              <w:r>
                <w:rPr>
                  <w:rFonts w:ascii="Arial" w:hAnsi="Arial" w:cs="Arial"/>
                  <w:sz w:val="22"/>
                  <w:szCs w:val="22"/>
                </w:rPr>
                <w:t>[N (%)]</w:t>
              </w:r>
            </w:ins>
          </w:p>
        </w:tc>
        <w:tc>
          <w:tcPr>
            <w:tcW w:w="12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4" w:author="Soumik Purkayastha" w:date="2026-01-31T09:12:00Z" w16du:dateUtc="2026-01-31T14:12:00Z">
              <w:tcPr>
                <w:tcW w:w="1258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14B38D6F" w14:textId="77777777" w:rsidR="009D53E7" w:rsidRDefault="00890CF1" w:rsidP="00A21ACF">
            <w:pPr>
              <w:spacing w:after="0" w:line="240" w:lineRule="auto"/>
              <w:jc w:val="center"/>
              <w:rPr>
                <w:ins w:id="305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4050 </w:t>
            </w:r>
          </w:p>
          <w:p w14:paraId="79D62455" w14:textId="6B541B98" w:rsidR="00890CF1" w:rsidRPr="00CE7D09" w:rsidRDefault="00890CF1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(4.8)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6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AE6173E" w14:textId="77777777" w:rsidR="009D53E7" w:rsidRDefault="008D20E9" w:rsidP="00A21ACF">
            <w:pPr>
              <w:spacing w:after="0" w:line="240" w:lineRule="auto"/>
              <w:jc w:val="center"/>
              <w:rPr>
                <w:ins w:id="307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2159 </w:t>
            </w:r>
          </w:p>
          <w:p w14:paraId="273CDBDF" w14:textId="4A07DE40" w:rsidR="00890CF1" w:rsidRPr="00CE7D09" w:rsidRDefault="008D20E9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08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(16.1)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09" w:author="Soumik Purkayastha" w:date="2026-01-31T09:12:00Z" w16du:dateUtc="2026-01-31T14:12:00Z">
              <w:tcPr>
                <w:tcW w:w="0" w:type="auto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0B65D6B2" w14:textId="77777777" w:rsidR="009D53E7" w:rsidRDefault="008D20E9" w:rsidP="00A21ACF">
            <w:pPr>
              <w:spacing w:after="0" w:line="240" w:lineRule="auto"/>
              <w:jc w:val="center"/>
              <w:rPr>
                <w:ins w:id="310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550 </w:t>
            </w:r>
          </w:p>
          <w:p w14:paraId="64CBD1C0" w14:textId="761B2BA2" w:rsidR="00890CF1" w:rsidRPr="00CE7D09" w:rsidRDefault="008D20E9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11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(2.5)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12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24225EC7" w14:textId="77777777" w:rsidR="009D53E7" w:rsidRDefault="008D20E9" w:rsidP="00A21ACF">
            <w:pPr>
              <w:spacing w:after="0" w:line="240" w:lineRule="auto"/>
              <w:jc w:val="center"/>
              <w:rPr>
                <w:ins w:id="313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>421</w:t>
            </w:r>
          </w:p>
          <w:p w14:paraId="7A3AA77C" w14:textId="4938D3CE" w:rsidR="00890CF1" w:rsidRPr="00CE7D09" w:rsidRDefault="008D20E9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14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(2.8)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15" w:author="Soumik Purkayastha" w:date="2026-01-31T09:12:00Z" w16du:dateUtc="2026-01-31T14:12:00Z">
              <w:tcPr>
                <w:tcW w:w="2264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5A7FBF2F" w14:textId="77777777" w:rsidR="009D53E7" w:rsidRDefault="008D20E9" w:rsidP="00A21ACF">
            <w:pPr>
              <w:spacing w:after="0" w:line="240" w:lineRule="auto"/>
              <w:jc w:val="center"/>
              <w:rPr>
                <w:ins w:id="316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440 </w:t>
            </w:r>
          </w:p>
          <w:p w14:paraId="3738401A" w14:textId="53616580" w:rsidR="00890CF1" w:rsidRPr="00CE7D09" w:rsidRDefault="008D20E9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17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(3.0)</w:t>
            </w:r>
          </w:p>
        </w:tc>
        <w:tc>
          <w:tcPr>
            <w:tcW w:w="15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18" w:author="Soumik Purkayastha" w:date="2026-01-31T09:12:00Z" w16du:dateUtc="2026-01-31T14:12:00Z">
              <w:tcPr>
                <w:tcW w:w="1573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FFFFF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4268CB44" w14:textId="77777777" w:rsidR="009D53E7" w:rsidRDefault="008D20E9" w:rsidP="00A21ACF">
            <w:pPr>
              <w:spacing w:after="0" w:line="240" w:lineRule="auto"/>
              <w:jc w:val="center"/>
              <w:rPr>
                <w:ins w:id="319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167 </w:t>
            </w:r>
          </w:p>
          <w:p w14:paraId="03FFE942" w14:textId="6ACC8074" w:rsidR="00890CF1" w:rsidRPr="00CE7D09" w:rsidRDefault="008D20E9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20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(2.2)</w:t>
            </w:r>
          </w:p>
        </w:tc>
        <w:tc>
          <w:tcPr>
            <w:tcW w:w="14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tcPrChange w:id="321" w:author="Soumik Purkayastha" w:date="2026-01-31T09:12:00Z" w16du:dateUtc="2026-01-31T14:12:00Z">
              <w:tcPr>
                <w:tcW w:w="1401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284E3F"/>
                </w:tcBorders>
                <w:shd w:val="clear" w:color="auto" w:fill="FFFFFF"/>
                <w:tcMar>
                  <w:top w:w="30" w:type="dxa"/>
                  <w:left w:w="120" w:type="dxa"/>
                  <w:bottom w:w="30" w:type="dxa"/>
                  <w:right w:w="120" w:type="dxa"/>
                </w:tcMar>
                <w:vAlign w:val="bottom"/>
              </w:tcPr>
            </w:tcPrChange>
          </w:tcPr>
          <w:p w14:paraId="3FF68B10" w14:textId="77777777" w:rsidR="009D53E7" w:rsidRDefault="008D20E9" w:rsidP="00A21ACF">
            <w:pPr>
              <w:spacing w:after="0" w:line="240" w:lineRule="auto"/>
              <w:jc w:val="center"/>
              <w:rPr>
                <w:ins w:id="322" w:author="Soumik Purkayastha" w:date="2026-01-31T09:13:00Z" w16du:dateUtc="2026-01-31T14:13:00Z"/>
                <w:rFonts w:ascii="Arial" w:hAnsi="Arial" w:cs="Arial"/>
                <w:sz w:val="22"/>
                <w:szCs w:val="22"/>
              </w:rPr>
            </w:pPr>
            <w:r w:rsidRPr="00CE7D09">
              <w:rPr>
                <w:rFonts w:ascii="Arial" w:hAnsi="Arial" w:cs="Arial"/>
                <w:sz w:val="22"/>
                <w:szCs w:val="22"/>
              </w:rPr>
              <w:t xml:space="preserve">313 </w:t>
            </w:r>
          </w:p>
          <w:p w14:paraId="0BA44B37" w14:textId="6389FE88" w:rsidR="00890CF1" w:rsidRPr="00CE7D09" w:rsidRDefault="008D20E9" w:rsidP="00A21ACF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  <w:pPrChange w:id="323" w:author="Soumik Purkayastha" w:date="2026-01-31T09:12:00Z" w16du:dateUtc="2026-01-31T14:12:00Z">
                <w:pPr>
                  <w:spacing w:after="0" w:line="240" w:lineRule="auto"/>
                </w:pPr>
              </w:pPrChange>
            </w:pPr>
            <w:r w:rsidRPr="00CE7D09">
              <w:rPr>
                <w:rFonts w:ascii="Arial" w:hAnsi="Arial" w:cs="Arial"/>
                <w:sz w:val="22"/>
                <w:szCs w:val="22"/>
              </w:rPr>
              <w:t>(2.8)</w:t>
            </w:r>
          </w:p>
        </w:tc>
      </w:tr>
    </w:tbl>
    <w:p w14:paraId="4623B312" w14:textId="77777777" w:rsidR="00A65550" w:rsidRPr="00CE7D09" w:rsidRDefault="00A65550" w:rsidP="00CE7D09">
      <w:pPr>
        <w:spacing w:after="0" w:line="240" w:lineRule="auto"/>
        <w:rPr>
          <w:sz w:val="22"/>
          <w:szCs w:val="22"/>
        </w:rPr>
      </w:pPr>
    </w:p>
    <w:p w14:paraId="30E801A3" w14:textId="77777777" w:rsidR="00647DA6" w:rsidRPr="00CE7D09" w:rsidRDefault="00647DA6" w:rsidP="00CE7D09">
      <w:pPr>
        <w:spacing w:after="0" w:line="240" w:lineRule="auto"/>
        <w:rPr>
          <w:sz w:val="22"/>
          <w:szCs w:val="22"/>
        </w:rPr>
      </w:pPr>
    </w:p>
    <w:sectPr w:rsidR="00647DA6" w:rsidRPr="00CE7D09" w:rsidSect="005725B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6B6F24" w14:textId="77777777" w:rsidR="00D57055" w:rsidRDefault="00D57055" w:rsidP="005725B9">
      <w:pPr>
        <w:spacing w:after="0" w:line="240" w:lineRule="auto"/>
      </w:pPr>
      <w:r>
        <w:separator/>
      </w:r>
    </w:p>
  </w:endnote>
  <w:endnote w:type="continuationSeparator" w:id="0">
    <w:p w14:paraId="46DC5DE0" w14:textId="77777777" w:rsidR="00D57055" w:rsidRDefault="00D57055" w:rsidP="0057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45AAA0" w14:textId="77777777" w:rsidR="00D57055" w:rsidRDefault="00D57055" w:rsidP="005725B9">
      <w:pPr>
        <w:spacing w:after="0" w:line="240" w:lineRule="auto"/>
      </w:pPr>
      <w:r>
        <w:separator/>
      </w:r>
    </w:p>
  </w:footnote>
  <w:footnote w:type="continuationSeparator" w:id="0">
    <w:p w14:paraId="4B50167A" w14:textId="77777777" w:rsidR="00D57055" w:rsidRDefault="00D57055" w:rsidP="005725B9">
      <w:pPr>
        <w:spacing w:after="0" w:line="240" w:lineRule="auto"/>
      </w:pPr>
      <w:r>
        <w:continuationSeparator/>
      </w:r>
    </w:p>
  </w:footnote>
  <w:footnote w:id="1">
    <w:p w14:paraId="0510F1E2" w14:textId="151F9CE1" w:rsidR="00647DA6" w:rsidRDefault="00647DA6" w:rsidP="00647DA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E1143">
        <w:t xml:space="preserve">A </w:t>
      </w:r>
      <w:r>
        <w:t xml:space="preserve">deceased </w:t>
      </w:r>
      <w:r w:rsidRPr="006E1143">
        <w:t xml:space="preserve">donor </w:t>
      </w:r>
      <w:r>
        <w:t>may</w:t>
      </w:r>
      <w:r w:rsidRPr="006E1143">
        <w:t xml:space="preserve"> </w:t>
      </w:r>
      <w:r>
        <w:t xml:space="preserve">donate </w:t>
      </w:r>
      <w:r w:rsidR="00B66C2A">
        <w:t>liver segments</w:t>
      </w:r>
      <w:r w:rsidR="00662509">
        <w:t xml:space="preserve"> </w:t>
      </w:r>
      <w:r w:rsidRPr="006E1143">
        <w:t xml:space="preserve">to more than one recipient. </w:t>
      </w:r>
      <w:r>
        <w:t>Data represent unique donors</w:t>
      </w:r>
    </w:p>
    <w:p w14:paraId="0BD7808A" w14:textId="761C132F" w:rsidR="00647DA6" w:rsidRDefault="00647DA6">
      <w:pPr>
        <w:pStyle w:val="FootnoteText"/>
      </w:pP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oumik Purkayastha">
    <w15:presenceInfo w15:providerId="None" w15:userId="Soumik Purkayast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B9"/>
    <w:rsid w:val="00151002"/>
    <w:rsid w:val="002938A4"/>
    <w:rsid w:val="002B798A"/>
    <w:rsid w:val="002C7A84"/>
    <w:rsid w:val="00365112"/>
    <w:rsid w:val="00442CD5"/>
    <w:rsid w:val="005725B9"/>
    <w:rsid w:val="005C2998"/>
    <w:rsid w:val="00647DA6"/>
    <w:rsid w:val="00662509"/>
    <w:rsid w:val="007167D7"/>
    <w:rsid w:val="007B2251"/>
    <w:rsid w:val="008874B0"/>
    <w:rsid w:val="00890CF1"/>
    <w:rsid w:val="008B43CF"/>
    <w:rsid w:val="008B7191"/>
    <w:rsid w:val="008D20E9"/>
    <w:rsid w:val="008E0540"/>
    <w:rsid w:val="009D53E7"/>
    <w:rsid w:val="009E38AE"/>
    <w:rsid w:val="009F104D"/>
    <w:rsid w:val="00A21ACF"/>
    <w:rsid w:val="00A65550"/>
    <w:rsid w:val="00B66C2A"/>
    <w:rsid w:val="00C00195"/>
    <w:rsid w:val="00C160C3"/>
    <w:rsid w:val="00C3742F"/>
    <w:rsid w:val="00CE7D09"/>
    <w:rsid w:val="00CF29A3"/>
    <w:rsid w:val="00D57055"/>
    <w:rsid w:val="00DB0B4E"/>
    <w:rsid w:val="00DE5F99"/>
    <w:rsid w:val="00E06369"/>
    <w:rsid w:val="00E33350"/>
    <w:rsid w:val="00F2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136D"/>
  <w15:chartTrackingRefBased/>
  <w15:docId w15:val="{AFF56127-76FE-1E4C-BB69-5E524D29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5B9"/>
    <w:pPr>
      <w:spacing w:line="48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5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5B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B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B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B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B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B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B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B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B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B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B9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5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5B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725B9"/>
    <w:rPr>
      <w:vertAlign w:val="superscript"/>
    </w:rPr>
  </w:style>
  <w:style w:type="paragraph" w:styleId="Revision">
    <w:name w:val="Revision"/>
    <w:hidden/>
    <w:uiPriority w:val="99"/>
    <w:semiHidden/>
    <w:rsid w:val="00A21AC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4A78A4-0586-0F4C-9732-6AF1C2B7C5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Vrishketan</dc:creator>
  <cp:keywords/>
  <dc:description/>
  <cp:lastModifiedBy>Soumik Purkayastha</cp:lastModifiedBy>
  <cp:revision>7</cp:revision>
  <dcterms:created xsi:type="dcterms:W3CDTF">2026-01-31T14:10:00Z</dcterms:created>
  <dcterms:modified xsi:type="dcterms:W3CDTF">2026-01-31T14:18:00Z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2025-09-23T15:33:27Z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bef70409-f360-45e3-a848-fcb492f28ad4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